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23206" w14:textId="77777777" w:rsidR="002E42BF" w:rsidRPr="002C6234" w:rsidRDefault="00BE7304" w:rsidP="29F88214">
      <w:pPr>
        <w:shd w:val="clear" w:color="auto" w:fill="D9E2F3"/>
        <w:spacing w:after="80"/>
        <w:rPr>
          <w:lang w:val="de-DE"/>
        </w:rPr>
      </w:pPr>
      <w:r w:rsidRPr="29F88214">
        <w:rPr>
          <w:b/>
          <w:bCs/>
          <w:color w:val="222222"/>
          <w:sz w:val="28"/>
          <w:szCs w:val="28"/>
          <w:lang w:val="de-DE"/>
        </w:rPr>
        <w:t>NextGen Equity – Website-Texte (überarbeitet)</w:t>
      </w:r>
    </w:p>
    <w:p w14:paraId="1CC23207" w14:textId="77777777" w:rsidR="002E42BF" w:rsidRPr="00487635" w:rsidRDefault="00BE7304">
      <w:pPr>
        <w:spacing w:after="400"/>
        <w:rPr>
          <w:lang w:val="de-DE"/>
        </w:rPr>
      </w:pPr>
      <w:r w:rsidRPr="00487635">
        <w:rPr>
          <w:color w:val="888888"/>
          <w:sz w:val="20"/>
          <w:szCs w:val="20"/>
          <w:lang w:val="de-DE"/>
        </w:rPr>
        <w:t>Stand: April 2026</w:t>
      </w:r>
    </w:p>
    <w:p w14:paraId="1CC23208" w14:textId="77777777" w:rsidR="002E42BF" w:rsidRPr="00487635" w:rsidRDefault="002E42BF">
      <w:pPr>
        <w:pBdr>
          <w:bottom w:val="single" w:sz="4" w:space="1" w:color="DDDDDD"/>
        </w:pBdr>
        <w:spacing w:before="200" w:after="200"/>
        <w:rPr>
          <w:lang w:val="de-DE"/>
        </w:rPr>
      </w:pPr>
    </w:p>
    <w:p w14:paraId="1CC23209" w14:textId="7A34CEB6" w:rsidR="002E42BF" w:rsidRPr="00487635" w:rsidRDefault="00BE7304">
      <w:pPr>
        <w:spacing w:after="200"/>
        <w:rPr>
          <w:lang w:val="de-DE"/>
        </w:rPr>
      </w:pPr>
      <w:r w:rsidRPr="00487635">
        <w:rPr>
          <w:b/>
          <w:bCs/>
          <w:sz w:val="40"/>
          <w:szCs w:val="40"/>
          <w:lang w:val="de-DE"/>
        </w:rPr>
        <w:t xml:space="preserve">Landing Page </w:t>
      </w:r>
    </w:p>
    <w:p w14:paraId="1CC2320A" w14:textId="77777777" w:rsidR="002E42BF" w:rsidRPr="00487635" w:rsidRDefault="002E42BF">
      <w:pPr>
        <w:pBdr>
          <w:bottom w:val="single" w:sz="4" w:space="1" w:color="DDDDDD"/>
        </w:pBdr>
        <w:spacing w:before="200" w:after="200"/>
        <w:rPr>
          <w:lang w:val="de-DE"/>
        </w:rPr>
      </w:pPr>
    </w:p>
    <w:p w14:paraId="1CC2320B" w14:textId="26150B25" w:rsidR="002E42BF" w:rsidRPr="00487635" w:rsidRDefault="00591909" w:rsidP="00E946F2">
      <w:pPr>
        <w:spacing w:before="200" w:after="80"/>
        <w:rPr>
          <w:lang w:val="de-DE"/>
        </w:rPr>
      </w:pPr>
      <w:ins w:id="0" w:author="Amon Göppert" w:date="2026-05-04T16:17:00Z" w16du:dateUtc="2026-05-04T14:17:00Z">
        <w:r w:rsidRPr="00C71AB4">
          <w:rPr>
            <w:b/>
            <w:bCs/>
            <w:caps/>
            <w:color w:val="888888"/>
            <w:sz w:val="20"/>
            <w:szCs w:val="20"/>
            <w:lang w:val="de-DE"/>
            <w:rPrChange w:id="1" w:author="Maximilian Goeppert" w:date="2026-05-05T09:07:00Z" w16du:dateUtc="2026-05-05T07:07:00Z">
              <w:rPr>
                <w:b/>
                <w:bCs/>
                <w:caps/>
                <w:color w:val="888888"/>
                <w:sz w:val="20"/>
                <w:szCs w:val="20"/>
                <w:lang w:val="en-US"/>
              </w:rPr>
            </w:rPrChange>
          </w:rPr>
          <w:t>[</w:t>
        </w:r>
      </w:ins>
      <w:del w:id="2" w:author="Amon Göppert" w:date="2026-05-02T12:22:00Z" w16du:dateUtc="2026-05-02T10:22:00Z">
        <w:r w:rsidR="00E946F2" w:rsidRPr="00487635" w:rsidDel="009A0CFE">
          <w:rPr>
            <w:b/>
            <w:bCs/>
            <w:caps/>
            <w:color w:val="888888"/>
            <w:sz w:val="20"/>
            <w:szCs w:val="20"/>
            <w:lang w:val="de-DE"/>
          </w:rPr>
          <w:delText xml:space="preserve">Vision </w:delText>
        </w:r>
      </w:del>
      <w:ins w:id="3" w:author="Amon Göppert" w:date="2026-05-04T16:17:00Z" w16du:dateUtc="2026-05-04T14:17:00Z">
        <w:r w:rsidRPr="00C71AB4">
          <w:rPr>
            <w:b/>
            <w:bCs/>
            <w:caps/>
            <w:color w:val="888888"/>
            <w:sz w:val="20"/>
            <w:szCs w:val="20"/>
            <w:lang w:val="de-DE"/>
            <w:rPrChange w:id="4" w:author="Maximilian Goeppert" w:date="2026-05-05T09:07:00Z" w16du:dateUtc="2026-05-05T07:07:00Z">
              <w:rPr>
                <w:b/>
                <w:bCs/>
                <w:caps/>
                <w:color w:val="888888"/>
                <w:sz w:val="20"/>
                <w:szCs w:val="20"/>
                <w:lang w:val="en-US"/>
              </w:rPr>
            </w:rPrChange>
          </w:rPr>
          <w:t>HERo section</w:t>
        </w:r>
      </w:ins>
      <w:del w:id="5" w:author="Amon Göppert" w:date="2026-05-02T12:22:00Z" w16du:dateUtc="2026-05-02T10:22:00Z">
        <w:r w:rsidR="00E946F2" w:rsidRPr="00487635" w:rsidDel="009A0CFE">
          <w:rPr>
            <w:b/>
            <w:bCs/>
            <w:caps/>
            <w:color w:val="888888"/>
            <w:sz w:val="20"/>
            <w:szCs w:val="20"/>
            <w:lang w:val="de-DE"/>
          </w:rPr>
          <w:delText xml:space="preserve">· </w:delText>
        </w:r>
        <w:r w:rsidR="00D80DF0" w:rsidRPr="00487635" w:rsidDel="009A0CFE">
          <w:rPr>
            <w:b/>
            <w:bCs/>
            <w:caps/>
            <w:color w:val="888888"/>
            <w:sz w:val="20"/>
            <w:szCs w:val="20"/>
            <w:lang w:val="de-DE"/>
          </w:rPr>
          <w:delText xml:space="preserve">Nachhaltige </w:delText>
        </w:r>
        <w:r w:rsidR="0089337A" w:rsidRPr="00487635" w:rsidDel="009A0CFE">
          <w:rPr>
            <w:b/>
            <w:bCs/>
            <w:caps/>
            <w:color w:val="888888"/>
            <w:sz w:val="20"/>
            <w:szCs w:val="20"/>
            <w:lang w:val="de-DE"/>
          </w:rPr>
          <w:delText>partnerschaft</w:delText>
        </w:r>
      </w:del>
      <w:ins w:id="6" w:author="Amon Göppert" w:date="2026-05-04T16:17:00Z" w16du:dateUtc="2026-05-04T14:17:00Z">
        <w:r w:rsidRPr="00C71AB4">
          <w:rPr>
            <w:b/>
            <w:bCs/>
            <w:caps/>
            <w:color w:val="888888"/>
            <w:sz w:val="20"/>
            <w:szCs w:val="20"/>
            <w:lang w:val="de-DE"/>
            <w:rPrChange w:id="7" w:author="Maximilian Goeppert" w:date="2026-05-05T09:07:00Z" w16du:dateUtc="2026-05-05T07:07:00Z">
              <w:rPr>
                <w:b/>
                <w:bCs/>
                <w:caps/>
                <w:color w:val="888888"/>
                <w:sz w:val="20"/>
                <w:szCs w:val="20"/>
                <w:lang w:val="en-US"/>
              </w:rPr>
            </w:rPrChange>
          </w:rPr>
          <w:t>]</w:t>
        </w:r>
      </w:ins>
      <w:del w:id="8" w:author="Amon Göppert" w:date="2026-05-02T12:22:00Z" w16du:dateUtc="2026-05-02T10:22:00Z">
        <w:r w:rsidR="0089337A" w:rsidRPr="00487635" w:rsidDel="009A0CFE">
          <w:rPr>
            <w:b/>
            <w:bCs/>
            <w:caps/>
            <w:color w:val="888888"/>
            <w:sz w:val="20"/>
            <w:szCs w:val="20"/>
            <w:lang w:val="de-DE"/>
          </w:rPr>
          <w:delText>en</w:delText>
        </w:r>
      </w:del>
    </w:p>
    <w:p w14:paraId="1CC2320C" w14:textId="799CDA01" w:rsidR="002E42BF" w:rsidRPr="00C71AB4" w:rsidRDefault="00C52795">
      <w:pPr>
        <w:pStyle w:val="Heading2"/>
        <w:spacing w:before="300" w:after="120"/>
        <w:rPr>
          <w:lang w:val="de-DE"/>
          <w:rPrChange w:id="9" w:author="Maximilian Goeppert" w:date="2026-05-05T03:16:00Z" w16du:dateUtc="2026-05-05T10:16:00Z">
            <w:rPr>
              <w:lang w:val="de-DE"/>
            </w:rPr>
          </w:rPrChange>
        </w:rPr>
      </w:pPr>
      <w:commentRangeStart w:id="10"/>
      <w:ins w:id="11" w:author="Amon Göppert" w:date="2026-05-04T16:10:00Z" w16du:dateUtc="2026-05-04T14:10:00Z">
        <w:r>
          <w:rPr>
            <w:b/>
            <w:bCs/>
            <w:lang w:val="de-DE"/>
          </w:rPr>
          <w:t xml:space="preserve">Wachstumskapital für </w:t>
        </w:r>
      </w:ins>
      <w:del w:id="12" w:author="Amon Göppert" w:date="2026-05-03T15:12:00Z" w16du:dateUtc="2026-05-03T13:12:00Z">
        <w:r w:rsidR="002C6234" w:rsidDel="00A403DB">
          <w:rPr>
            <w:b/>
            <w:bCs/>
            <w:lang w:val="de-DE"/>
          </w:rPr>
          <w:delText xml:space="preserve">Wachstumskapital </w:delText>
        </w:r>
      </w:del>
      <w:ins w:id="13" w:author="Amon Göppert" w:date="2026-05-03T15:24:00Z" w16du:dateUtc="2026-05-03T13:24:00Z">
        <w:r w:rsidR="0042249F">
          <w:rPr>
            <w:b/>
            <w:bCs/>
            <w:lang w:val="de-DE"/>
          </w:rPr>
          <w:t>Unternehmensgruppen</w:t>
        </w:r>
      </w:ins>
      <w:ins w:id="14" w:author="Amon Göppert" w:date="2026-05-01T11:30:00Z" w16du:dateUtc="2026-05-01T09:30:00Z">
        <w:r w:rsidR="00B811DE" w:rsidRPr="00B811DE">
          <w:rPr>
            <w:b/>
            <w:bCs/>
            <w:lang w:val="de-DE"/>
          </w:rPr>
          <w:t xml:space="preserve"> </w:t>
        </w:r>
      </w:ins>
      <w:del w:id="15" w:author="Amon Göppert" w:date="2026-05-01T11:30:00Z" w16du:dateUtc="2026-05-01T09:30:00Z">
        <w:r w:rsidR="002C6234" w:rsidDel="00B811DE">
          <w:rPr>
            <w:b/>
            <w:bCs/>
            <w:lang w:val="de-DE"/>
          </w:rPr>
          <w:delText xml:space="preserve">in digitale Transformation </w:delText>
        </w:r>
        <w:r w:rsidR="00C466ED" w:rsidDel="00B811DE">
          <w:rPr>
            <w:b/>
            <w:bCs/>
            <w:lang w:val="de-DE"/>
          </w:rPr>
          <w:delText>für den Mittelstan</w:delText>
        </w:r>
      </w:del>
      <w:ins w:id="16" w:author="Amon Göppert" w:date="2026-05-04T16:10:00Z" w16du:dateUtc="2026-05-04T14:10:00Z">
        <w:r w:rsidR="00BA4EF4">
          <w:rPr>
            <w:b/>
            <w:bCs/>
            <w:lang w:val="de-DE"/>
          </w:rPr>
          <w:t>im Mittelstand</w:t>
        </w:r>
      </w:ins>
      <w:del w:id="17" w:author="Amon Göppert" w:date="2026-05-01T11:30:00Z" w16du:dateUtc="2026-05-01T09:30:00Z">
        <w:r w:rsidR="00C466ED" w:rsidDel="00B811DE">
          <w:rPr>
            <w:b/>
            <w:bCs/>
            <w:lang w:val="de-DE"/>
          </w:rPr>
          <w:delText>d</w:delText>
        </w:r>
      </w:del>
      <w:commentRangeEnd w:id="10"/>
      <w:r w:rsidR="000A5A05" w:rsidRPr="00C71AB4">
        <w:rPr>
          <w:rStyle w:val="CommentReference"/>
          <w:sz w:val="26"/>
          <w:szCs w:val="26"/>
          <w:lang w:val="de-DE"/>
          <w:rPrChange w:id="18" w:author="Maximilian Goeppert" w:date="2026-05-05T03:16:00Z" w16du:dateUtc="2026-05-05T10:16:00Z">
            <w:rPr>
              <w:rStyle w:val="CommentReference"/>
              <w:sz w:val="26"/>
              <w:szCs w:val="26"/>
              <w:lang w:val="de-DE"/>
            </w:rPr>
          </w:rPrChange>
        </w:rPr>
        <w:commentReference w:id="10"/>
      </w:r>
    </w:p>
    <w:p w14:paraId="5E88EDF0" w14:textId="3138DE8A" w:rsidR="00D1494E" w:rsidRDefault="00D1494E" w:rsidP="00D1494E">
      <w:pPr>
        <w:spacing w:before="80" w:after="120"/>
        <w:rPr>
          <w:ins w:id="19" w:author="Amon Göppert" w:date="2026-05-04T09:37:00Z" w16du:dateUtc="2026-05-04T07:37:00Z"/>
          <w:lang w:val="de-DE"/>
        </w:rPr>
      </w:pPr>
      <w:ins w:id="20" w:author="Amon Göppert" w:date="2026-05-04T09:37:00Z" w16du:dateUtc="2026-05-04T07:37:00Z">
        <w:r>
          <w:rPr>
            <w:lang w:val="de-DE"/>
          </w:rPr>
          <w:t xml:space="preserve">Unsere Mission </w:t>
        </w:r>
      </w:ins>
      <w:ins w:id="21" w:author="Amon Göppert" w:date="2026-05-04T11:12:00Z" w16du:dateUtc="2026-05-04T09:12:00Z">
        <w:r w:rsidR="00910E41">
          <w:rPr>
            <w:lang w:val="de-DE"/>
          </w:rPr>
          <w:t>bei</w:t>
        </w:r>
      </w:ins>
      <w:ins w:id="22" w:author="Amon Göppert" w:date="2026-05-04T09:37:00Z" w16du:dateUtc="2026-05-04T07:37:00Z">
        <w:r>
          <w:rPr>
            <w:lang w:val="de-DE"/>
          </w:rPr>
          <w:t xml:space="preserve"> NextGen Equity Partners ist </w:t>
        </w:r>
      </w:ins>
      <w:ins w:id="23" w:author="Amon Göppert" w:date="2026-05-04T11:12:00Z" w16du:dateUtc="2026-05-04T09:12:00Z">
        <w:r w:rsidR="008227DF">
          <w:rPr>
            <w:lang w:val="de-DE"/>
          </w:rPr>
          <w:t xml:space="preserve">der Aufbau von </w:t>
        </w:r>
      </w:ins>
      <w:ins w:id="24" w:author="Amon Göppert" w:date="2026-05-04T09:37:00Z" w16du:dateUtc="2026-05-04T07:37:00Z">
        <w:r>
          <w:rPr>
            <w:lang w:val="de-DE"/>
          </w:rPr>
          <w:t>kleine</w:t>
        </w:r>
      </w:ins>
      <w:ins w:id="25" w:author="Amon Göppert" w:date="2026-05-04T11:12:00Z" w16du:dateUtc="2026-05-04T09:12:00Z">
        <w:r w:rsidR="008227DF">
          <w:rPr>
            <w:lang w:val="de-DE"/>
          </w:rPr>
          <w:t>n</w:t>
        </w:r>
      </w:ins>
      <w:ins w:id="26" w:author="Amon Göppert" w:date="2026-05-04T09:37:00Z" w16du:dateUtc="2026-05-04T07:37:00Z">
        <w:r>
          <w:rPr>
            <w:lang w:val="de-DE"/>
          </w:rPr>
          <w:t xml:space="preserve"> und mittlere</w:t>
        </w:r>
      </w:ins>
      <w:ins w:id="27" w:author="Amon Göppert" w:date="2026-05-04T11:12:00Z" w16du:dateUtc="2026-05-04T09:12:00Z">
        <w:r w:rsidR="008227DF">
          <w:rPr>
            <w:lang w:val="de-DE"/>
          </w:rPr>
          <w:t>n</w:t>
        </w:r>
      </w:ins>
      <w:ins w:id="28" w:author="Amon Göppert" w:date="2026-05-04T09:37:00Z" w16du:dateUtc="2026-05-04T07:37:00Z">
        <w:r w:rsidRPr="008B74A5">
          <w:rPr>
            <w:lang w:val="de-DE"/>
          </w:rPr>
          <w:t xml:space="preserve"> </w:t>
        </w:r>
        <w:del w:id="29" w:author="Maximilian Goeppert" w:date="2026-05-05T09:07:00Z" w16du:dateUtc="2026-05-05T07:07:00Z">
          <w:r w:rsidDel="006A33EA">
            <w:rPr>
              <w:lang w:val="de-DE"/>
            </w:rPr>
            <w:delText>B2B-</w:delText>
          </w:r>
        </w:del>
        <w:r w:rsidRPr="008B74A5">
          <w:rPr>
            <w:lang w:val="de-DE"/>
          </w:rPr>
          <w:t xml:space="preserve">Dienstleistungsunternehmen im DACH-Raum zu </w:t>
        </w:r>
      </w:ins>
      <w:ins w:id="30" w:author="Maximilian Goeppert" w:date="2026-05-05T09:08:00Z" w16du:dateUtc="2026-05-05T07:08:00Z">
        <w:r w:rsidR="006D26D9">
          <w:rPr>
            <w:lang w:val="de-DE"/>
          </w:rPr>
          <w:t>tech</w:t>
        </w:r>
        <w:r w:rsidR="006C2AEE">
          <w:rPr>
            <w:lang w:val="de-DE"/>
          </w:rPr>
          <w:t>nolog</w:t>
        </w:r>
        <w:r w:rsidR="001720C8">
          <w:rPr>
            <w:lang w:val="de-DE"/>
          </w:rPr>
          <w:t>isch und mark</w:t>
        </w:r>
        <w:r w:rsidR="008B3C3B">
          <w:rPr>
            <w:lang w:val="de-DE"/>
          </w:rPr>
          <w:t xml:space="preserve">führenden </w:t>
        </w:r>
      </w:ins>
      <w:ins w:id="31" w:author="Amon Göppert" w:date="2026-05-04T09:37:00Z" w16du:dateUtc="2026-05-04T07:37:00Z">
        <w:del w:id="32" w:author="Maximilian Goeppert" w:date="2026-05-05T09:08:00Z" w16du:dateUtc="2026-05-05T07:08:00Z">
          <w:r w:rsidDel="00B63F3C">
            <w:rPr>
              <w:lang w:val="de-DE"/>
            </w:rPr>
            <w:delText>skalierba</w:delText>
          </w:r>
          <w:r w:rsidDel="008537FC">
            <w:rPr>
              <w:lang w:val="de-DE"/>
            </w:rPr>
            <w:delText>ren</w:delText>
          </w:r>
          <w:r w:rsidDel="003B016F">
            <w:rPr>
              <w:lang w:val="de-DE"/>
            </w:rPr>
            <w:delText xml:space="preserve"> </w:delText>
          </w:r>
        </w:del>
        <w:r>
          <w:rPr>
            <w:lang w:val="de-DE"/>
          </w:rPr>
          <w:t>Unternehmensgruppen</w:t>
        </w:r>
        <w:del w:id="33" w:author="Maximilian Goeppert" w:date="2026-05-05T09:10:00Z" w16du:dateUtc="2026-05-05T07:10:00Z">
          <w:r w:rsidDel="00370B5D">
            <w:rPr>
              <w:lang w:val="de-DE"/>
            </w:rPr>
            <w:delText xml:space="preserve"> als Marktführer</w:delText>
          </w:r>
        </w:del>
        <w:r w:rsidRPr="008B74A5">
          <w:rPr>
            <w:lang w:val="de-DE"/>
          </w:rPr>
          <w:t>.</w:t>
        </w:r>
        <w:r>
          <w:rPr>
            <w:lang w:val="de-DE"/>
          </w:rPr>
          <w:t xml:space="preserve"> Wir setzen Wachstumskapital ein, um damit die Substanz des </w:t>
        </w:r>
        <w:r w:rsidRPr="00950C8D">
          <w:rPr>
            <w:lang w:val="de-DE"/>
          </w:rPr>
          <w:t>Mittelstand</w:t>
        </w:r>
        <w:r>
          <w:rPr>
            <w:lang w:val="de-DE"/>
          </w:rPr>
          <w:t>s</w:t>
        </w:r>
        <w:r w:rsidRPr="00950C8D">
          <w:rPr>
            <w:lang w:val="de-DE"/>
          </w:rPr>
          <w:t xml:space="preserve"> zu stärken</w:t>
        </w:r>
        <w:r>
          <w:rPr>
            <w:lang w:val="de-DE"/>
          </w:rPr>
          <w:t xml:space="preserve"> </w:t>
        </w:r>
        <w:r w:rsidRPr="00950C8D">
          <w:rPr>
            <w:lang w:val="de-DE"/>
          </w:rPr>
          <w:t xml:space="preserve">und </w:t>
        </w:r>
        <w:r>
          <w:rPr>
            <w:lang w:val="de-DE"/>
          </w:rPr>
          <w:t xml:space="preserve">durch KI befähigte Wissensträger </w:t>
        </w:r>
        <w:r w:rsidRPr="00950C8D">
          <w:rPr>
            <w:lang w:val="de-DE"/>
          </w:rPr>
          <w:t>in den Mittelpunkt zu stellen.</w:t>
        </w:r>
      </w:ins>
    </w:p>
    <w:p w14:paraId="10689B58" w14:textId="04BC1A6B" w:rsidR="00C9732A" w:rsidDel="001E52E8" w:rsidRDefault="0089337A" w:rsidP="005D5C2F">
      <w:pPr>
        <w:spacing w:before="80" w:after="120"/>
        <w:rPr>
          <w:del w:id="34" w:author="Amon Göppert" w:date="2026-05-02T12:21:00Z" w16du:dateUtc="2026-05-02T10:21:00Z"/>
          <w:lang w:val="de-DE"/>
        </w:rPr>
      </w:pPr>
      <w:del w:id="35" w:author="Amon Göppert" w:date="2026-05-01T11:31:00Z" w16du:dateUtc="2026-05-01T09:31:00Z">
        <w:r w:rsidDel="00721EBE">
          <w:rPr>
            <w:lang w:val="de-DE"/>
          </w:rPr>
          <w:delText xml:space="preserve">Gemeinsam bauen wir die </w:delText>
        </w:r>
        <w:r w:rsidR="005D5C2F" w:rsidDel="00721EBE">
          <w:rPr>
            <w:lang w:val="de-DE"/>
          </w:rPr>
          <w:delText>technologischen Dienstleistungsgruppen von Morgen. Dabei</w:delText>
        </w:r>
      </w:del>
      <w:del w:id="36" w:author="Amon Göppert" w:date="2026-05-01T12:10:00Z" w16du:dateUtc="2026-05-01T10:10:00Z">
        <w:r w:rsidR="005D5C2F" w:rsidDel="00FC7B3D">
          <w:rPr>
            <w:lang w:val="de-DE"/>
          </w:rPr>
          <w:delText xml:space="preserve"> </w:delText>
        </w:r>
        <w:r w:rsidR="00C9732A" w:rsidRPr="00C9732A" w:rsidDel="00FC7B3D">
          <w:rPr>
            <w:lang w:val="de-DE"/>
          </w:rPr>
          <w:delText xml:space="preserve">investieren </w:delText>
        </w:r>
      </w:del>
      <w:del w:id="37" w:author="Amon Göppert" w:date="2026-05-01T11:31:00Z" w16du:dateUtc="2026-05-01T09:31:00Z">
        <w:r w:rsidR="005D5C2F" w:rsidDel="00721EBE">
          <w:rPr>
            <w:lang w:val="de-DE"/>
          </w:rPr>
          <w:delText xml:space="preserve">wir </w:delText>
        </w:r>
        <w:r w:rsidR="00C9732A" w:rsidRPr="00C9732A" w:rsidDel="00721EBE">
          <w:rPr>
            <w:lang w:val="de-DE"/>
          </w:rPr>
          <w:delText xml:space="preserve">in </w:delText>
        </w:r>
      </w:del>
      <w:del w:id="38" w:author="Amon Göppert" w:date="2026-05-01T12:10:00Z" w16du:dateUtc="2026-05-01T10:10:00Z">
        <w:r w:rsidR="00C9732A" w:rsidRPr="00C9732A" w:rsidDel="00FC7B3D">
          <w:rPr>
            <w:lang w:val="de-DE"/>
          </w:rPr>
          <w:delText>den Mittelstand von heute</w:delText>
        </w:r>
      </w:del>
      <w:del w:id="39" w:author="Amon Göppert" w:date="2026-05-02T12:21:00Z" w16du:dateUtc="2026-05-02T10:21:00Z">
        <w:r w:rsidR="00C9732A" w:rsidRPr="00C9732A" w:rsidDel="001E52E8">
          <w:rPr>
            <w:lang w:val="de-DE"/>
          </w:rPr>
          <w:delText xml:space="preserve"> — und in die Unternehmer von morgen. Mit eigens entwickelter Technologie </w:delText>
        </w:r>
        <w:r w:rsidR="0042670A" w:rsidDel="001E52E8">
          <w:rPr>
            <w:lang w:val="de-DE"/>
          </w:rPr>
          <w:delText xml:space="preserve">und Wachstumskapital </w:delText>
        </w:r>
        <w:r w:rsidR="00C9732A" w:rsidRPr="00C9732A" w:rsidDel="001E52E8">
          <w:rPr>
            <w:lang w:val="de-DE"/>
          </w:rPr>
          <w:delText xml:space="preserve">entwickeln wir mittelständische </w:delText>
        </w:r>
        <w:r w:rsidR="00E946F2" w:rsidDel="001E52E8">
          <w:rPr>
            <w:lang w:val="de-DE"/>
          </w:rPr>
          <w:delText>Dienstleistungsu</w:delText>
        </w:r>
        <w:r w:rsidR="00C9732A" w:rsidRPr="00C9732A" w:rsidDel="001E52E8">
          <w:rPr>
            <w:lang w:val="de-DE"/>
          </w:rPr>
          <w:delText xml:space="preserve">nternehmen im DACH-Raum zu führenden </w:delText>
        </w:r>
      </w:del>
      <w:del w:id="40" w:author="Amon Göppert" w:date="2026-05-01T11:31:00Z" w16du:dateUtc="2026-05-01T09:31:00Z">
        <w:r w:rsidR="00C9732A" w:rsidRPr="00C9732A" w:rsidDel="00721EBE">
          <w:rPr>
            <w:lang w:val="de-DE"/>
          </w:rPr>
          <w:delText xml:space="preserve">Plattformen </w:delText>
        </w:r>
        <w:r w:rsidR="00C36543" w:rsidDel="00721EBE">
          <w:rPr>
            <w:lang w:val="de-DE"/>
          </w:rPr>
          <w:delText xml:space="preserve">und </w:delText>
        </w:r>
        <w:r w:rsidR="00C36543" w:rsidDel="00B811DE">
          <w:rPr>
            <w:lang w:val="de-DE"/>
          </w:rPr>
          <w:delText xml:space="preserve">Gruppen </w:delText>
        </w:r>
        <w:r w:rsidR="00C9732A" w:rsidRPr="00C9732A" w:rsidDel="00B811DE">
          <w:rPr>
            <w:lang w:val="de-DE"/>
          </w:rPr>
          <w:delText>weiter</w:delText>
        </w:r>
      </w:del>
      <w:del w:id="41" w:author="Amon Göppert" w:date="2026-05-02T12:21:00Z" w16du:dateUtc="2026-05-02T10:21:00Z">
        <w:r w:rsidR="00C9732A" w:rsidRPr="00C9732A" w:rsidDel="001E52E8">
          <w:rPr>
            <w:lang w:val="de-DE"/>
          </w:rPr>
          <w:delText>.</w:delText>
        </w:r>
      </w:del>
      <w:del w:id="42" w:author="Amon Göppert" w:date="2026-05-01T11:31:00Z" w16du:dateUtc="2026-05-01T09:31:00Z">
        <w:r w:rsidR="00C9732A" w:rsidRPr="00C9732A" w:rsidDel="00721EBE">
          <w:rPr>
            <w:lang w:val="de-DE"/>
          </w:rPr>
          <w:delText xml:space="preserve"> </w:delText>
        </w:r>
      </w:del>
      <w:del w:id="43" w:author="Amon Göppert" w:date="2026-05-02T12:21:00Z" w16du:dateUtc="2026-05-02T10:21:00Z">
        <w:r w:rsidR="00C36543" w:rsidDel="001E52E8">
          <w:rPr>
            <w:lang w:val="de-DE"/>
          </w:rPr>
          <w:delText xml:space="preserve">Dabei legen wir </w:delText>
        </w:r>
        <w:r w:rsidR="00D33EF6" w:rsidDel="001E52E8">
          <w:rPr>
            <w:lang w:val="de-DE"/>
          </w:rPr>
          <w:delText>großes Augenmerk auf die Verbindung zwischen Mensch und Technologie (ASPEKT EINBRINGEN,DASS WIR BEIDES MACHEN)</w:delText>
        </w:r>
        <w:r w:rsidR="0036432F" w:rsidDel="001E52E8">
          <w:rPr>
            <w:lang w:val="de-DE"/>
          </w:rPr>
          <w:delText xml:space="preserve"> – vielleicht noch etwas progressiver …..</w:delText>
        </w:r>
      </w:del>
    </w:p>
    <w:p w14:paraId="1CC2320E" w14:textId="3506B668" w:rsidR="002E42BF" w:rsidRPr="00C71AB4" w:rsidDel="00466859" w:rsidRDefault="00BE7304">
      <w:pPr>
        <w:spacing w:before="80" w:after="120"/>
        <w:rPr>
          <w:del w:id="44" w:author="Amon Göppert" w:date="2026-05-04T11:41:00Z" w16du:dateUtc="2026-05-04T09:41:00Z"/>
          <w:lang w:val="de-DE"/>
          <w:rPrChange w:id="45" w:author="Maximilian Goeppert" w:date="2026-05-05T03:16:00Z" w16du:dateUtc="2026-05-05T10:16:00Z">
            <w:rPr>
              <w:del w:id="46" w:author="Amon Göppert" w:date="2026-05-04T11:41:00Z" w16du:dateUtc="2026-05-04T09:41:00Z"/>
              <w:lang w:val="de-DE"/>
            </w:rPr>
          </w:rPrChange>
        </w:rPr>
      </w:pPr>
      <w:commentRangeStart w:id="47"/>
      <w:del w:id="48" w:author="Amon Göppert" w:date="2026-05-04T11:41:00Z" w16du:dateUtc="2026-05-04T09:41:00Z">
        <w:r w:rsidRPr="002C6234" w:rsidDel="00466859">
          <w:rPr>
            <w:i/>
            <w:iCs/>
            <w:color w:val="555555"/>
            <w:lang w:val="de-DE"/>
          </w:rPr>
          <w:delText xml:space="preserve">[Button] </w:delText>
        </w:r>
        <w:r w:rsidR="00C9732A" w:rsidDel="00466859">
          <w:rPr>
            <w:i/>
            <w:iCs/>
            <w:color w:val="555555"/>
            <w:lang w:val="de-DE"/>
          </w:rPr>
          <w:delText>Unsere Erfolgsgeschichten</w:delText>
        </w:r>
        <w:r w:rsidRPr="002C6234" w:rsidDel="00466859">
          <w:rPr>
            <w:i/>
            <w:iCs/>
            <w:color w:val="555555"/>
            <w:lang w:val="de-DE"/>
          </w:rPr>
          <w:delText xml:space="preserve"> →</w:delText>
        </w:r>
        <w:commentRangeEnd w:id="47"/>
        <w:r w:rsidR="00BB7549" w:rsidRPr="00C71AB4" w:rsidDel="00466859">
          <w:rPr>
            <w:rStyle w:val="CommentReference"/>
            <w:sz w:val="22"/>
            <w:szCs w:val="22"/>
            <w:lang w:val="de-DE"/>
            <w:rPrChange w:id="49" w:author="Maximilian Goeppert" w:date="2026-05-05T03:16:00Z" w16du:dateUtc="2026-05-05T10:16:00Z">
              <w:rPr>
                <w:rStyle w:val="CommentReference"/>
                <w:sz w:val="22"/>
                <w:szCs w:val="22"/>
                <w:lang w:val="de-DE"/>
              </w:rPr>
            </w:rPrChange>
          </w:rPr>
          <w:commentReference w:id="47"/>
        </w:r>
      </w:del>
    </w:p>
    <w:p w14:paraId="1CC2320F" w14:textId="2815F6AB" w:rsidR="002E42BF" w:rsidRPr="002C6234" w:rsidDel="00466859" w:rsidRDefault="00BE7304">
      <w:pPr>
        <w:spacing w:before="80" w:after="120"/>
        <w:rPr>
          <w:del w:id="50" w:author="Amon Göppert" w:date="2026-05-04T11:41:00Z" w16du:dateUtc="2026-05-04T09:41:00Z"/>
          <w:lang w:val="de-DE"/>
        </w:rPr>
      </w:pPr>
      <w:del w:id="51" w:author="Amon Göppert" w:date="2026-05-04T11:41:00Z" w16du:dateUtc="2026-05-04T09:41:00Z">
        <w:r w:rsidRPr="002C6234" w:rsidDel="00466859">
          <w:rPr>
            <w:i/>
            <w:iCs/>
            <w:color w:val="555555"/>
            <w:lang w:val="de-DE"/>
          </w:rPr>
          <w:delText xml:space="preserve">[Button] </w:delText>
        </w:r>
        <w:r w:rsidR="001C542E" w:rsidDel="00466859">
          <w:rPr>
            <w:i/>
            <w:iCs/>
            <w:color w:val="555555"/>
            <w:lang w:val="de-DE"/>
          </w:rPr>
          <w:delText>Unser Team</w:delText>
        </w:r>
      </w:del>
    </w:p>
    <w:p w14:paraId="1CC23210" w14:textId="77777777" w:rsidR="002E42BF" w:rsidRPr="002C6234" w:rsidRDefault="002E42BF">
      <w:pPr>
        <w:pBdr>
          <w:bottom w:val="single" w:sz="4" w:space="1" w:color="DDDDDD"/>
        </w:pBdr>
        <w:spacing w:before="200" w:after="200"/>
        <w:rPr>
          <w:lang w:val="de-DE"/>
        </w:rPr>
      </w:pPr>
    </w:p>
    <w:p w14:paraId="1CC23211" w14:textId="3033051E" w:rsidR="002E42BF" w:rsidRPr="002C6234" w:rsidRDefault="00D33EF6">
      <w:pPr>
        <w:spacing w:before="200" w:after="80"/>
        <w:rPr>
          <w:lang w:val="de-DE"/>
        </w:rPr>
      </w:pPr>
      <w:r>
        <w:rPr>
          <w:b/>
          <w:bCs/>
          <w:caps/>
          <w:color w:val="888888"/>
          <w:sz w:val="20"/>
          <w:szCs w:val="20"/>
          <w:lang w:val="de-DE"/>
        </w:rPr>
        <w:t>Team</w:t>
      </w:r>
      <w:del w:id="52" w:author="Amon Göppert" w:date="2026-05-03T15:25:00Z" w16du:dateUtc="2026-05-03T13:25:00Z">
        <w:r w:rsidDel="00F37B9C">
          <w:rPr>
            <w:b/>
            <w:bCs/>
            <w:caps/>
            <w:color w:val="888888"/>
            <w:sz w:val="20"/>
            <w:szCs w:val="20"/>
            <w:lang w:val="de-DE"/>
          </w:rPr>
          <w:delText xml:space="preserve"> </w:delText>
        </w:r>
        <w:r w:rsidR="00B95041" w:rsidDel="00F37B9C">
          <w:rPr>
            <w:b/>
            <w:bCs/>
            <w:caps/>
            <w:color w:val="888888"/>
            <w:sz w:val="20"/>
            <w:szCs w:val="20"/>
            <w:lang w:val="de-DE"/>
          </w:rPr>
          <w:delText>–</w:delText>
        </w:r>
        <w:r w:rsidDel="00F37B9C">
          <w:rPr>
            <w:b/>
            <w:bCs/>
            <w:caps/>
            <w:color w:val="888888"/>
            <w:sz w:val="20"/>
            <w:szCs w:val="20"/>
            <w:lang w:val="de-DE"/>
          </w:rPr>
          <w:delText xml:space="preserve"> </w:delText>
        </w:r>
        <w:r w:rsidR="004348AB" w:rsidDel="00F37B9C">
          <w:rPr>
            <w:b/>
            <w:bCs/>
            <w:caps/>
            <w:color w:val="888888"/>
            <w:sz w:val="20"/>
            <w:szCs w:val="20"/>
            <w:lang w:val="de-DE"/>
          </w:rPr>
          <w:delText>exprten &amp; innovative (köpfe)</w:delText>
        </w:r>
      </w:del>
    </w:p>
    <w:p w14:paraId="1CC23212" w14:textId="6D2FC454" w:rsidR="002E42BF" w:rsidRPr="002C6234" w:rsidRDefault="00A83179">
      <w:pPr>
        <w:pStyle w:val="Heading2"/>
        <w:spacing w:before="300" w:after="120"/>
        <w:rPr>
          <w:lang w:val="de-DE"/>
        </w:rPr>
      </w:pPr>
      <w:del w:id="53" w:author="Amon Göppert" w:date="2026-05-03T15:31:00Z" w16du:dateUtc="2026-05-03T13:31:00Z">
        <w:r w:rsidDel="00F541BE">
          <w:rPr>
            <w:b/>
            <w:bCs/>
            <w:lang w:val="de-DE"/>
          </w:rPr>
          <w:delText>La</w:delText>
        </w:r>
      </w:del>
      <w:del w:id="54" w:author="Amon Göppert" w:date="2026-05-03T15:28:00Z" w16du:dateUtc="2026-05-03T13:28:00Z">
        <w:r w:rsidDel="00E45108">
          <w:rPr>
            <w:b/>
            <w:bCs/>
            <w:lang w:val="de-DE"/>
          </w:rPr>
          <w:delText xml:space="preserve">ngfristige Partner </w:delText>
        </w:r>
        <w:r w:rsidR="001E0516" w:rsidDel="00E45108">
          <w:rPr>
            <w:b/>
            <w:bCs/>
            <w:lang w:val="de-DE"/>
          </w:rPr>
          <w:delText>der nächsten Generation</w:delText>
        </w:r>
      </w:del>
      <w:ins w:id="55" w:author="Amon Göppert" w:date="2026-05-03T16:08:00Z" w16du:dateUtc="2026-05-03T14:08:00Z">
        <w:r w:rsidR="00EC07A9">
          <w:rPr>
            <w:b/>
            <w:bCs/>
            <w:lang w:val="de-DE"/>
          </w:rPr>
          <w:t xml:space="preserve">Wir sind: </w:t>
        </w:r>
      </w:ins>
      <w:ins w:id="56" w:author="Amon Göppert" w:date="2026-05-03T16:12:00Z" w16du:dateUtc="2026-05-03T14:12:00Z">
        <w:r w:rsidR="00054B9F">
          <w:rPr>
            <w:b/>
            <w:bCs/>
            <w:lang w:val="de-DE"/>
          </w:rPr>
          <w:t>Beteiligung</w:t>
        </w:r>
      </w:ins>
      <w:ins w:id="57" w:author="Amon Göppert" w:date="2026-05-03T16:09:00Z" w16du:dateUtc="2026-05-03T14:09:00Z">
        <w:r w:rsidR="00EC07A9">
          <w:rPr>
            <w:b/>
            <w:bCs/>
            <w:lang w:val="de-DE"/>
          </w:rPr>
          <w:t>sp</w:t>
        </w:r>
      </w:ins>
      <w:ins w:id="58" w:author="Maximilian Goeppert" w:date="2026-05-05T09:11:00Z" w16du:dateUtc="2026-05-05T07:11:00Z">
        <w:r w:rsidR="00D172CD">
          <w:rPr>
            <w:b/>
            <w:bCs/>
            <w:lang w:val="de-DE"/>
          </w:rPr>
          <w:t>artner</w:t>
        </w:r>
      </w:ins>
      <w:ins w:id="59" w:author="Amon Göppert" w:date="2026-05-03T16:09:00Z" w16du:dateUtc="2026-05-03T14:09:00Z">
        <w:del w:id="60" w:author="Maximilian Goeppert" w:date="2026-05-05T09:11:00Z" w16du:dateUtc="2026-05-05T07:11:00Z">
          <w:r w:rsidR="00EC07A9" w:rsidDel="00D172CD">
            <w:rPr>
              <w:b/>
              <w:bCs/>
              <w:lang w:val="de-DE"/>
            </w:rPr>
            <w:delText>r</w:delText>
          </w:r>
          <w:r w:rsidR="00EC07A9" w:rsidDel="00FF0DA5">
            <w:rPr>
              <w:b/>
              <w:bCs/>
              <w:lang w:val="de-DE"/>
            </w:rPr>
            <w:delText>ofis</w:delText>
          </w:r>
        </w:del>
        <w:r w:rsidR="00EC07A9">
          <w:rPr>
            <w:b/>
            <w:bCs/>
            <w:lang w:val="de-DE"/>
          </w:rPr>
          <w:t>, Technologieexperten, Unternehmer</w:t>
        </w:r>
      </w:ins>
    </w:p>
    <w:p w14:paraId="721FB173" w14:textId="1741FDCB" w:rsidR="00427A09" w:rsidDel="00EC07A9" w:rsidRDefault="00427A09">
      <w:pPr>
        <w:spacing w:before="80" w:after="120"/>
        <w:rPr>
          <w:del w:id="61" w:author="Amon Göppert" w:date="2026-05-02T12:26:00Z" w16du:dateUtc="2026-05-02T10:26:00Z"/>
          <w:lang w:val="de-DE"/>
        </w:rPr>
      </w:pPr>
      <w:del w:id="62" w:author="Amon Göppert" w:date="2026-05-03T22:40:00Z" w16du:dateUtc="2026-05-03T20:40:00Z">
        <w:r w:rsidDel="00BB7549">
          <w:rPr>
            <w:lang w:val="de-DE"/>
          </w:rPr>
          <w:delText xml:space="preserve">Unser </w:delText>
        </w:r>
      </w:del>
      <w:ins w:id="63" w:author="Amon Göppert" w:date="2026-05-04T18:11:00Z" w16du:dateUtc="2026-05-04T16:11:00Z">
        <w:r w:rsidR="00090B61" w:rsidRPr="00090B61">
          <w:rPr>
            <w:lang w:val="de-DE"/>
            <w:rPrChange w:id="64" w:author="Amon Göppert" w:date="2026-05-04T18:11:00Z" w16du:dateUtc="2026-05-04T16:11:00Z">
              <w:rPr/>
            </w:rPrChange>
          </w:rPr>
          <w:t xml:space="preserve">Wir verstehen den Aufbau von Unternehmensgruppen, die Integration von Technologien im Mittelstand </w:t>
        </w:r>
        <w:r w:rsidR="00090B61" w:rsidRPr="00090B61">
          <w:rPr>
            <w:rStyle w:val="Strong"/>
            <w:b w:val="0"/>
            <w:bCs w:val="0"/>
            <w:lang w:val="de-DE"/>
            <w:rPrChange w:id="65" w:author="Amon Göppert" w:date="2026-05-04T18:11:00Z" w16du:dateUtc="2026-05-04T16:11:00Z">
              <w:rPr>
                <w:rStyle w:val="Strong"/>
              </w:rPr>
            </w:rPrChange>
          </w:rPr>
          <w:t>sowie</w:t>
        </w:r>
        <w:r w:rsidR="00090B61" w:rsidRPr="00090B61">
          <w:rPr>
            <w:lang w:val="de-DE"/>
            <w:rPrChange w:id="66" w:author="Amon Göppert" w:date="2026-05-04T18:11:00Z" w16du:dateUtc="2026-05-04T16:11:00Z">
              <w:rPr/>
            </w:rPrChange>
          </w:rPr>
          <w:t xml:space="preserve"> die operative Führung von Unternehmen.</w:t>
        </w:r>
      </w:ins>
      <w:del w:id="67" w:author="Amon Göppert" w:date="2026-05-04T18:11:00Z" w16du:dateUtc="2026-05-04T16:11:00Z">
        <w:r w:rsidDel="00090B61">
          <w:rPr>
            <w:lang w:val="de-DE"/>
          </w:rPr>
          <w:delText xml:space="preserve">Team </w:delText>
        </w:r>
      </w:del>
      <w:del w:id="68" w:author="Amon Göppert" w:date="2026-05-02T12:25:00Z" w16du:dateUtc="2026-05-02T10:25:00Z">
        <w:r w:rsidDel="004643A8">
          <w:rPr>
            <w:lang w:val="de-DE"/>
          </w:rPr>
          <w:delText xml:space="preserve">vereint </w:delText>
        </w:r>
      </w:del>
      <w:del w:id="69" w:author="Amon Göppert" w:date="2026-05-03T16:08:00Z" w16du:dateUtc="2026-05-03T14:08:00Z">
        <w:r w:rsidDel="00EC07A9">
          <w:rPr>
            <w:lang w:val="de-DE"/>
          </w:rPr>
          <w:delText xml:space="preserve">mehr als 25 Jahre kombinierte Erfahrung im Beteiligungsmanagment </w:delText>
        </w:r>
      </w:del>
      <w:del w:id="70" w:author="Amon Göppert" w:date="2026-05-03T15:33:00Z" w16du:dateUtc="2026-05-03T13:33:00Z">
        <w:r w:rsidDel="006311C1">
          <w:rPr>
            <w:lang w:val="de-DE"/>
          </w:rPr>
          <w:delText xml:space="preserve">mit </w:delText>
        </w:r>
        <w:r w:rsidR="00D153FD" w:rsidDel="006311C1">
          <w:rPr>
            <w:lang w:val="de-DE"/>
          </w:rPr>
          <w:delText xml:space="preserve">mehr als 10 Jahren Erfahrung im </w:delText>
        </w:r>
      </w:del>
      <w:del w:id="71" w:author="Amon Göppert" w:date="2026-05-02T12:23:00Z" w16du:dateUtc="2026-05-02T10:23:00Z">
        <w:r w:rsidR="00D153FD" w:rsidDel="005A3A5C">
          <w:rPr>
            <w:lang w:val="de-DE"/>
          </w:rPr>
          <w:delText xml:space="preserve"> </w:delText>
        </w:r>
      </w:del>
      <w:del w:id="72" w:author="Amon Göppert" w:date="2026-05-03T15:33:00Z" w16du:dateUtc="2026-05-03T13:33:00Z">
        <w:r w:rsidR="00D153FD" w:rsidDel="006311C1">
          <w:rPr>
            <w:lang w:val="de-DE"/>
          </w:rPr>
          <w:delText xml:space="preserve">Bereich der </w:delText>
        </w:r>
      </w:del>
      <w:del w:id="73" w:author="Amon Göppert" w:date="2026-05-02T12:22:00Z" w16du:dateUtc="2026-05-02T10:22:00Z">
        <w:r w:rsidR="00D153FD" w:rsidDel="00041D74">
          <w:rPr>
            <w:lang w:val="de-DE"/>
          </w:rPr>
          <w:delText xml:space="preserve">angewandten </w:delText>
        </w:r>
      </w:del>
      <w:del w:id="74" w:author="Amon Göppert" w:date="2026-05-03T15:33:00Z" w16du:dateUtc="2026-05-03T13:33:00Z">
        <w:r w:rsidR="00D153FD" w:rsidDel="006311C1">
          <w:rPr>
            <w:lang w:val="de-DE"/>
          </w:rPr>
          <w:delText xml:space="preserve">KI </w:delText>
        </w:r>
      </w:del>
      <w:del w:id="75" w:author="Amon Göppert" w:date="2026-05-02T12:23:00Z" w16du:dateUtc="2026-05-02T10:23:00Z">
        <w:r w:rsidR="00D153FD" w:rsidDel="00041D74">
          <w:rPr>
            <w:lang w:val="de-DE"/>
          </w:rPr>
          <w:delText>sowie Implementierung von Maschine Learning Algorytmen</w:delText>
        </w:r>
      </w:del>
      <w:del w:id="76" w:author="Amon Göppert" w:date="2026-05-03T15:33:00Z" w16du:dateUtc="2026-05-03T13:33:00Z">
        <w:r w:rsidR="00D153FD" w:rsidDel="006311C1">
          <w:rPr>
            <w:lang w:val="de-DE"/>
          </w:rPr>
          <w:delText xml:space="preserve">. </w:delText>
        </w:r>
      </w:del>
      <w:del w:id="77" w:author="Amon Göppert" w:date="2026-05-02T12:24:00Z" w16du:dateUtc="2026-05-02T10:24:00Z">
        <w:r w:rsidR="002E5CB2" w:rsidDel="008149FF">
          <w:rPr>
            <w:lang w:val="de-DE"/>
          </w:rPr>
          <w:delText xml:space="preserve">Dabei bringen wir auf der Kapitalseite </w:delText>
        </w:r>
        <w:r w:rsidR="0081685E" w:rsidDel="008149FF">
          <w:rPr>
            <w:lang w:val="de-DE"/>
          </w:rPr>
          <w:delText xml:space="preserve">vielschichtige Erfahrung durch die Betreuung von </w:delText>
        </w:r>
      </w:del>
      <w:del w:id="78" w:author="Amon Göppert" w:date="2026-05-03T16:08:00Z" w16du:dateUtc="2026-05-03T14:08:00Z">
        <w:r w:rsidR="0081685E" w:rsidDel="00EC07A9">
          <w:rPr>
            <w:lang w:val="de-DE"/>
          </w:rPr>
          <w:delText xml:space="preserve">mehr als 20 Unternehmensgruppen </w:delText>
        </w:r>
      </w:del>
      <w:del w:id="79" w:author="Amon Göppert" w:date="2026-05-02T12:24:00Z" w16du:dateUtc="2026-05-02T10:24:00Z">
        <w:r w:rsidR="00314AEB" w:rsidDel="008149FF">
          <w:rPr>
            <w:lang w:val="de-DE"/>
          </w:rPr>
          <w:delText xml:space="preserve">durch unsere Tätigkeit </w:delText>
        </w:r>
      </w:del>
      <w:del w:id="80" w:author="Amon Göppert" w:date="2026-05-02T12:23:00Z" w16du:dateUtc="2026-05-02T10:23:00Z">
        <w:r w:rsidR="00314AEB" w:rsidDel="005A3A5C">
          <w:rPr>
            <w:lang w:val="de-DE"/>
          </w:rPr>
          <w:delText xml:space="preserve">bei </w:delText>
        </w:r>
        <w:r w:rsidR="00033183" w:rsidDel="005A3A5C">
          <w:rPr>
            <w:lang w:val="de-DE"/>
          </w:rPr>
          <w:delText xml:space="preserve">den mit aktivisten Europäischen Beteiligungsshäusern </w:delText>
        </w:r>
      </w:del>
      <w:del w:id="81" w:author="Amon Göppert" w:date="2026-05-02T12:24:00Z" w16du:dateUtc="2026-05-02T10:24:00Z">
        <w:r w:rsidR="00033183" w:rsidDel="008149FF">
          <w:rPr>
            <w:lang w:val="de-DE"/>
          </w:rPr>
          <w:delText>ein</w:delText>
        </w:r>
      </w:del>
      <w:del w:id="82" w:author="Amon Göppert" w:date="2026-05-03T16:08:00Z" w16du:dateUtc="2026-05-03T14:08:00Z">
        <w:r w:rsidR="00033183" w:rsidDel="00EC07A9">
          <w:rPr>
            <w:lang w:val="de-DE"/>
          </w:rPr>
          <w:delText>.</w:delText>
        </w:r>
      </w:del>
      <w:del w:id="83" w:author="Amon Göppert" w:date="2026-05-02T12:24:00Z" w16du:dateUtc="2026-05-02T10:24:00Z">
        <w:r w:rsidR="00033183" w:rsidDel="00845A2F">
          <w:rPr>
            <w:lang w:val="de-DE"/>
          </w:rPr>
          <w:delText xml:space="preserve"> Auf der anderen Seite sind wir </w:delText>
        </w:r>
        <w:r w:rsidR="008A0E72" w:rsidDel="00845A2F">
          <w:rPr>
            <w:lang w:val="de-DE"/>
          </w:rPr>
          <w:delText xml:space="preserve">technische und KI Entusiasten, welche langjähre Erfahrung beim Einsatz </w:delText>
        </w:r>
        <w:r w:rsidR="001C542E" w:rsidDel="00845A2F">
          <w:rPr>
            <w:lang w:val="de-DE"/>
          </w:rPr>
          <w:delText xml:space="preserve">und Entwicklung von Technologie und KI themen haben. </w:delText>
        </w:r>
      </w:del>
    </w:p>
    <w:p w14:paraId="0A6B0D20" w14:textId="77777777" w:rsidR="00B95041" w:rsidDel="00A621FC" w:rsidRDefault="00B95041" w:rsidP="00427A09">
      <w:pPr>
        <w:spacing w:before="80" w:after="120"/>
        <w:rPr>
          <w:del w:id="84" w:author="Amon Göppert" w:date="2026-05-02T12:26:00Z" w16du:dateUtc="2026-05-02T10:26:00Z"/>
          <w:lang w:val="de-DE"/>
        </w:rPr>
      </w:pPr>
    </w:p>
    <w:p w14:paraId="721758AF" w14:textId="449B43FD" w:rsidR="00B95041" w:rsidDel="00DB1EA6" w:rsidRDefault="00B95041" w:rsidP="00427A09">
      <w:pPr>
        <w:spacing w:before="80" w:after="120"/>
        <w:rPr>
          <w:del w:id="85" w:author="Amon Göppert" w:date="2026-05-03T15:50:00Z" w16du:dateUtc="2026-05-03T13:50:00Z"/>
          <w:lang w:val="de-DE"/>
        </w:rPr>
      </w:pPr>
    </w:p>
    <w:p w14:paraId="51CDA063" w14:textId="77777777" w:rsidR="001C542E" w:rsidRDefault="001C542E">
      <w:pPr>
        <w:spacing w:before="80" w:after="120"/>
        <w:rPr>
          <w:lang w:val="de-DE"/>
        </w:rPr>
      </w:pPr>
    </w:p>
    <w:p w14:paraId="1CC23214" w14:textId="31868F24" w:rsidR="002E42BF" w:rsidRPr="002C6234" w:rsidDel="00BB7549" w:rsidRDefault="00BE7304">
      <w:pPr>
        <w:spacing w:before="80" w:after="120"/>
        <w:rPr>
          <w:del w:id="86" w:author="Amon Göppert" w:date="2026-05-03T22:40:00Z" w16du:dateUtc="2026-05-03T20:40:00Z"/>
          <w:lang w:val="de-DE"/>
        </w:rPr>
      </w:pPr>
      <w:del w:id="87" w:author="Amon Göppert" w:date="2026-05-03T22:40:00Z" w16du:dateUtc="2026-05-03T20:40:00Z">
        <w:r w:rsidRPr="002C6234" w:rsidDel="00BB7549">
          <w:rPr>
            <w:i/>
            <w:iCs/>
            <w:color w:val="555555"/>
            <w:lang w:val="de-DE"/>
          </w:rPr>
          <w:delText>[Button] Mehr über uns →</w:delText>
        </w:r>
      </w:del>
    </w:p>
    <w:p w14:paraId="1CC23215" w14:textId="0F547CB0" w:rsidR="002E42BF" w:rsidRPr="002C6234" w:rsidRDefault="005A1185">
      <w:pPr>
        <w:spacing w:before="240" w:after="80"/>
        <w:rPr>
          <w:lang w:val="de-DE"/>
        </w:rPr>
      </w:pPr>
      <w:del w:id="88" w:author="Amon Göppert" w:date="2026-05-02T12:28:00Z" w16du:dateUtc="2026-05-02T10:28:00Z">
        <w:r w:rsidDel="00263F4A">
          <w:rPr>
            <w:b/>
            <w:bCs/>
            <w:sz w:val="24"/>
            <w:szCs w:val="24"/>
            <w:lang w:val="de-DE"/>
          </w:rPr>
          <w:delText>Wachstumskapital</w:delText>
        </w:r>
      </w:del>
      <w:ins w:id="89" w:author="Amon Göppert" w:date="2026-05-03T15:47:00Z" w16du:dateUtc="2026-05-03T13:47:00Z">
        <w:r w:rsidR="00B01C61">
          <w:rPr>
            <w:b/>
            <w:bCs/>
            <w:sz w:val="24"/>
            <w:szCs w:val="24"/>
            <w:lang w:val="de-DE"/>
          </w:rPr>
          <w:t>Beteiligungsmanagement</w:t>
        </w:r>
      </w:ins>
    </w:p>
    <w:p w14:paraId="1CC23216" w14:textId="72CF77AA" w:rsidR="002E42BF" w:rsidRPr="002F6FF9" w:rsidDel="002F6FF9" w:rsidRDefault="002F6FF9">
      <w:pPr>
        <w:rPr>
          <w:del w:id="90" w:author="Amon Göppert" w:date="2026-05-03T16:10:00Z" w16du:dateUtc="2026-05-03T14:10:00Z"/>
          <w:lang w:val="de-DE"/>
          <w:rPrChange w:id="91" w:author="Amon Göppert" w:date="2026-05-03T16:10:00Z" w16du:dateUtc="2026-05-03T14:10:00Z">
            <w:rPr>
              <w:del w:id="92" w:author="Amon Göppert" w:date="2026-05-03T16:10:00Z" w16du:dateUtc="2026-05-03T14:10:00Z"/>
            </w:rPr>
          </w:rPrChange>
        </w:rPr>
        <w:pPrChange w:id="93" w:author="Amon Göppert" w:date="2026-05-03T16:10:00Z" w16du:dateUtc="2026-05-03T14:10:00Z">
          <w:pPr>
            <w:spacing w:before="240" w:after="80"/>
          </w:pPr>
        </w:pPrChange>
      </w:pPr>
      <w:ins w:id="94" w:author="Amon Göppert" w:date="2026-05-03T16:10:00Z" w16du:dateUtc="2026-05-03T14:10:00Z">
        <w:r w:rsidRPr="002F6FF9">
          <w:rPr>
            <w:lang w:val="de-DE"/>
            <w:rPrChange w:id="95" w:author="Amon Göppert" w:date="2026-05-03T16:10:00Z" w16du:dateUtc="2026-05-03T14:10:00Z">
              <w:rPr/>
            </w:rPrChange>
          </w:rPr>
          <w:t>Zugang zu langfristigem Wachstumskapital. 25+ Jahre kombinierte Erfahrung</w:t>
        </w:r>
        <w:r>
          <w:rPr>
            <w:lang w:val="de-DE"/>
          </w:rPr>
          <w:t xml:space="preserve"> im </w:t>
        </w:r>
      </w:ins>
      <w:ins w:id="96" w:author="Maximilian Goeppert" w:date="2026-05-05T09:12:00Z" w16du:dateUtc="2026-05-05T07:12:00Z">
        <w:r w:rsidR="00C85AC2">
          <w:rPr>
            <w:lang w:val="de-DE"/>
          </w:rPr>
          <w:t>e</w:t>
        </w:r>
        <w:r w:rsidR="00835DD2">
          <w:rPr>
            <w:lang w:val="de-DE"/>
          </w:rPr>
          <w:t>rfolgreic</w:t>
        </w:r>
        <w:r w:rsidR="00E9290B">
          <w:rPr>
            <w:lang w:val="de-DE"/>
          </w:rPr>
          <w:t xml:space="preserve">hen </w:t>
        </w:r>
      </w:ins>
      <w:ins w:id="97" w:author="Amon Göppert" w:date="2026-05-03T16:10:00Z" w16du:dateUtc="2026-05-03T14:10:00Z">
        <w:r w:rsidRPr="002F6FF9">
          <w:rPr>
            <w:lang w:val="de-DE"/>
            <w:rPrChange w:id="98" w:author="Amon Göppert" w:date="2026-05-03T16:10:00Z" w16du:dateUtc="2026-05-03T14:10:00Z">
              <w:rPr/>
            </w:rPrChange>
          </w:rPr>
          <w:t xml:space="preserve">Aufbau und </w:t>
        </w:r>
        <w:r>
          <w:rPr>
            <w:lang w:val="de-DE"/>
          </w:rPr>
          <w:t xml:space="preserve">der </w:t>
        </w:r>
        <w:r w:rsidRPr="002F6FF9">
          <w:rPr>
            <w:lang w:val="de-DE"/>
            <w:rPrChange w:id="99" w:author="Amon Göppert" w:date="2026-05-03T16:10:00Z" w16du:dateUtc="2026-05-03T14:10:00Z">
              <w:rPr/>
            </w:rPrChange>
          </w:rPr>
          <w:t>Betreuung von 20+ Unternehmensgruppen.</w:t>
        </w:r>
      </w:ins>
      <w:del w:id="100" w:author="Amon Göppert" w:date="2026-05-03T15:47:00Z" w16du:dateUtc="2026-05-03T13:47:00Z">
        <w:r w:rsidR="005A1185" w:rsidRPr="002F6FF9" w:rsidDel="00B01C61">
          <w:rPr>
            <w:lang w:val="de-DE"/>
          </w:rPr>
          <w:delText xml:space="preserve">Wir wollen Unternehmen im Dienstleistungsbereich mit </w:delText>
        </w:r>
      </w:del>
      <w:del w:id="101" w:author="Amon Göppert" w:date="2026-05-02T12:28:00Z" w16du:dateUtc="2026-05-02T10:28:00Z">
        <w:r w:rsidR="005A1185" w:rsidRPr="002F6FF9" w:rsidDel="00263F4A">
          <w:rPr>
            <w:lang w:val="de-DE"/>
          </w:rPr>
          <w:delText>K</w:delText>
        </w:r>
      </w:del>
      <w:del w:id="102" w:author="Amon Göppert" w:date="2026-05-03T15:47:00Z" w16du:dateUtc="2026-05-03T13:47:00Z">
        <w:r w:rsidR="005A1185" w:rsidRPr="002F6FF9" w:rsidDel="00B01C61">
          <w:rPr>
            <w:lang w:val="de-DE"/>
          </w:rPr>
          <w:delText xml:space="preserve">apital </w:delText>
        </w:r>
        <w:r w:rsidR="00E4068A" w:rsidRPr="002F6FF9" w:rsidDel="00B01C61">
          <w:rPr>
            <w:lang w:val="de-DE"/>
          </w:rPr>
          <w:delText>unterstützen</w:delText>
        </w:r>
        <w:r w:rsidR="005A1185" w:rsidRPr="002F6FF9" w:rsidDel="00B01C61">
          <w:rPr>
            <w:lang w:val="de-DE"/>
          </w:rPr>
          <w:delText xml:space="preserve">, um </w:delText>
        </w:r>
        <w:r w:rsidR="001E0516" w:rsidRPr="002F6FF9" w:rsidDel="00B01C61">
          <w:rPr>
            <w:lang w:val="de-DE"/>
          </w:rPr>
          <w:delText xml:space="preserve">gemeinsam neue </w:delText>
        </w:r>
        <w:r w:rsidR="00E4068A" w:rsidRPr="002F6FF9" w:rsidDel="00B01C61">
          <w:rPr>
            <w:lang w:val="de-DE"/>
          </w:rPr>
          <w:delText>Maßstäbe</w:delText>
        </w:r>
        <w:r w:rsidR="004B25A4" w:rsidRPr="002F6FF9" w:rsidDel="00B01C61">
          <w:rPr>
            <w:lang w:val="de-DE"/>
          </w:rPr>
          <w:delText xml:space="preserve"> zu setzen.</w:delText>
        </w:r>
      </w:del>
    </w:p>
    <w:p w14:paraId="17591A1B" w14:textId="77777777" w:rsidR="002F6FF9" w:rsidRPr="00B01C61" w:rsidRDefault="002F6FF9">
      <w:pPr>
        <w:rPr>
          <w:ins w:id="103" w:author="Amon Göppert" w:date="2026-05-03T16:10:00Z" w16du:dateUtc="2026-05-03T14:10:00Z"/>
          <w:lang w:val="de-DE"/>
        </w:rPr>
        <w:pPrChange w:id="104" w:author="Amon Göppert" w:date="2026-05-03T16:10:00Z" w16du:dateUtc="2026-05-03T14:10:00Z">
          <w:pPr>
            <w:spacing w:before="80" w:after="120"/>
          </w:pPr>
        </w:pPrChange>
      </w:pPr>
    </w:p>
    <w:p w14:paraId="1CC23217" w14:textId="008A5B9C" w:rsidR="002E42BF" w:rsidRPr="002C6234" w:rsidRDefault="00263F4A">
      <w:pPr>
        <w:spacing w:before="240" w:after="80"/>
        <w:rPr>
          <w:lang w:val="de-DE"/>
        </w:rPr>
      </w:pPr>
      <w:ins w:id="105" w:author="Amon Göppert" w:date="2026-05-02T12:28:00Z" w16du:dateUtc="2026-05-02T10:28:00Z">
        <w:r>
          <w:rPr>
            <w:b/>
            <w:bCs/>
            <w:sz w:val="24"/>
            <w:szCs w:val="24"/>
            <w:lang w:val="de-DE"/>
          </w:rPr>
          <w:t>Technologie</w:t>
        </w:r>
      </w:ins>
      <w:ins w:id="106" w:author="Amon Göppert" w:date="2026-05-03T15:50:00Z" w16du:dateUtc="2026-05-03T13:50:00Z">
        <w:r w:rsidR="00DB1EA6">
          <w:rPr>
            <w:b/>
            <w:bCs/>
            <w:sz w:val="24"/>
            <w:szCs w:val="24"/>
            <w:lang w:val="de-DE"/>
          </w:rPr>
          <w:t>integration</w:t>
        </w:r>
      </w:ins>
      <w:del w:id="107" w:author="Amon Göppert" w:date="2026-05-02T12:28:00Z" w16du:dateUtc="2026-05-02T10:28:00Z">
        <w:r w:rsidR="004B25A4" w:rsidDel="00263F4A">
          <w:rPr>
            <w:b/>
            <w:bCs/>
            <w:sz w:val="24"/>
            <w:szCs w:val="24"/>
            <w:lang w:val="de-DE"/>
          </w:rPr>
          <w:delText>‚Tech-</w:delText>
        </w:r>
      </w:del>
      <w:ins w:id="108" w:author="Amon Göppert" w:date="2026-05-02T12:28:00Z" w16du:dateUtc="2026-05-02T10:28:00Z">
        <w:r w:rsidDel="00263F4A">
          <w:rPr>
            <w:b/>
            <w:bCs/>
            <w:sz w:val="24"/>
            <w:szCs w:val="24"/>
            <w:lang w:val="de-DE"/>
          </w:rPr>
          <w:t xml:space="preserve"> </w:t>
        </w:r>
      </w:ins>
      <w:del w:id="109" w:author="Amon Göppert" w:date="2026-05-02T12:28:00Z" w16du:dateUtc="2026-05-02T10:28:00Z">
        <w:r w:rsidR="004B25A4" w:rsidDel="00263F4A">
          <w:rPr>
            <w:b/>
            <w:bCs/>
            <w:sz w:val="24"/>
            <w:szCs w:val="24"/>
            <w:lang w:val="de-DE"/>
          </w:rPr>
          <w:delText>first‘</w:delText>
        </w:r>
      </w:del>
    </w:p>
    <w:p w14:paraId="1CC23218" w14:textId="3420487E" w:rsidR="002E42BF" w:rsidRPr="00643DAB" w:rsidDel="00643DAB" w:rsidRDefault="00643DAB">
      <w:pPr>
        <w:spacing w:before="240" w:after="80"/>
        <w:rPr>
          <w:del w:id="110" w:author="Amon Göppert" w:date="2026-05-03T16:10:00Z" w16du:dateUtc="2026-05-03T14:10:00Z"/>
          <w:lang w:val="de-DE"/>
          <w:rPrChange w:id="111" w:author="Amon Göppert" w:date="2026-05-03T16:11:00Z" w16du:dateUtc="2026-05-03T14:11:00Z">
            <w:rPr>
              <w:del w:id="112" w:author="Amon Göppert" w:date="2026-05-03T16:10:00Z" w16du:dateUtc="2026-05-03T14:10:00Z"/>
            </w:rPr>
          </w:rPrChange>
        </w:rPr>
      </w:pPr>
      <w:ins w:id="113" w:author="Amon Göppert" w:date="2026-05-03T16:10:00Z" w16du:dateUtc="2026-05-03T14:10:00Z">
        <w:r w:rsidRPr="00643DAB">
          <w:rPr>
            <w:lang w:val="de-DE"/>
            <w:rPrChange w:id="114" w:author="Amon Göppert" w:date="2026-05-03T16:10:00Z" w16du:dateUtc="2026-05-03T14:10:00Z">
              <w:rPr/>
            </w:rPrChange>
          </w:rPr>
          <w:t>Wertsteigerung durch KI</w:t>
        </w:r>
        <w:r>
          <w:rPr>
            <w:lang w:val="de-DE"/>
          </w:rPr>
          <w:t>-Te</w:t>
        </w:r>
      </w:ins>
      <w:ins w:id="115" w:author="Amon Göppert" w:date="2026-05-03T16:11:00Z" w16du:dateUtc="2026-05-03T14:11:00Z">
        <w:r>
          <w:rPr>
            <w:lang w:val="de-DE"/>
          </w:rPr>
          <w:t>chnologie</w:t>
        </w:r>
      </w:ins>
      <w:ins w:id="116" w:author="Amon Göppert" w:date="2026-05-03T16:10:00Z" w16du:dateUtc="2026-05-03T14:10:00Z">
        <w:r w:rsidRPr="00643DAB">
          <w:rPr>
            <w:lang w:val="de-DE"/>
            <w:rPrChange w:id="117" w:author="Amon Göppert" w:date="2026-05-03T16:10:00Z" w16du:dateUtc="2026-05-03T14:10:00Z">
              <w:rPr/>
            </w:rPrChange>
          </w:rPr>
          <w:t xml:space="preserve">, Automatisierung und Digitalisierung. </w:t>
        </w:r>
        <w:r w:rsidRPr="00643DAB">
          <w:rPr>
            <w:lang w:val="de-DE"/>
            <w:rPrChange w:id="118" w:author="Amon Göppert" w:date="2026-05-03T16:11:00Z" w16du:dateUtc="2026-05-03T14:11:00Z">
              <w:rPr/>
            </w:rPrChange>
          </w:rPr>
          <w:t xml:space="preserve">30+ </w:t>
        </w:r>
      </w:ins>
      <w:ins w:id="119" w:author="Maximilian Goeppert" w:date="2026-05-05T09:12:00Z" w16du:dateUtc="2026-05-05T07:12:00Z">
        <w:r w:rsidR="00622C87">
          <w:rPr>
            <w:lang w:val="de-DE"/>
          </w:rPr>
          <w:t>durc</w:t>
        </w:r>
        <w:r w:rsidR="00D94B91">
          <w:rPr>
            <w:lang w:val="de-DE"/>
          </w:rPr>
          <w:t>hgeführ</w:t>
        </w:r>
        <w:r w:rsidR="00753869">
          <w:rPr>
            <w:lang w:val="de-DE"/>
          </w:rPr>
          <w:t xml:space="preserve">te </w:t>
        </w:r>
      </w:ins>
      <w:ins w:id="120" w:author="Amon Göppert" w:date="2026-05-03T16:10:00Z" w16du:dateUtc="2026-05-03T14:10:00Z">
        <w:r w:rsidRPr="00643DAB">
          <w:rPr>
            <w:lang w:val="de-DE"/>
            <w:rPrChange w:id="121" w:author="Amon Göppert" w:date="2026-05-03T16:11:00Z" w16du:dateUtc="2026-05-03T14:11:00Z">
              <w:rPr/>
            </w:rPrChange>
          </w:rPr>
          <w:t xml:space="preserve">Projekte </w:t>
        </w:r>
      </w:ins>
      <w:ins w:id="122" w:author="Amon Göppert" w:date="2026-05-03T16:11:00Z" w16du:dateUtc="2026-05-03T14:11:00Z">
        <w:r>
          <w:rPr>
            <w:lang w:val="de-DE"/>
          </w:rPr>
          <w:t>zur Technologie-Integration im Mittelstand</w:t>
        </w:r>
      </w:ins>
      <w:ins w:id="123" w:author="Amon Göppert" w:date="2026-05-03T16:10:00Z" w16du:dateUtc="2026-05-03T14:10:00Z">
        <w:r w:rsidRPr="00643DAB">
          <w:rPr>
            <w:lang w:val="de-DE"/>
            <w:rPrChange w:id="124" w:author="Amon Göppert" w:date="2026-05-03T16:11:00Z" w16du:dateUtc="2026-05-03T14:11:00Z">
              <w:rPr/>
            </w:rPrChange>
          </w:rPr>
          <w:t>.</w:t>
        </w:r>
      </w:ins>
      <w:del w:id="125" w:author="Amon Göppert" w:date="2026-05-03T15:49:00Z" w16du:dateUtc="2026-05-03T13:49:00Z">
        <w:r w:rsidR="00A177C6" w:rsidDel="006A0376">
          <w:rPr>
            <w:lang w:val="de-DE"/>
          </w:rPr>
          <w:delText xml:space="preserve">Wir verfolgen den Ansatz </w:delText>
        </w:r>
        <w:r w:rsidR="00B4491E" w:rsidDel="006A0376">
          <w:rPr>
            <w:lang w:val="de-DE"/>
          </w:rPr>
          <w:delText xml:space="preserve">mit eigenen </w:delText>
        </w:r>
        <w:r w:rsidR="00E4068A" w:rsidDel="006A0376">
          <w:rPr>
            <w:lang w:val="de-DE"/>
          </w:rPr>
          <w:delText>Ressourcen</w:delText>
        </w:r>
        <w:r w:rsidR="00B4491E" w:rsidDel="006A0376">
          <w:rPr>
            <w:lang w:val="de-DE"/>
          </w:rPr>
          <w:delText xml:space="preserve"> und einer klaren Vision </w:delText>
        </w:r>
        <w:r w:rsidR="004771D2" w:rsidDel="006A0376">
          <w:rPr>
            <w:lang w:val="de-DE"/>
          </w:rPr>
          <w:delText>S</w:delText>
        </w:r>
        <w:r w:rsidR="00B4491E" w:rsidDel="006A0376">
          <w:rPr>
            <w:lang w:val="de-DE"/>
          </w:rPr>
          <w:delText>tate-of-the-</w:delText>
        </w:r>
        <w:r w:rsidR="004771D2" w:rsidDel="006A0376">
          <w:rPr>
            <w:lang w:val="de-DE"/>
          </w:rPr>
          <w:delText>A</w:delText>
        </w:r>
        <w:r w:rsidR="00B4491E" w:rsidDel="006A0376">
          <w:rPr>
            <w:lang w:val="de-DE"/>
          </w:rPr>
          <w:delText xml:space="preserve">rt </w:delText>
        </w:r>
        <w:r w:rsidR="00E4068A" w:rsidDel="006A0376">
          <w:rPr>
            <w:lang w:val="de-DE"/>
          </w:rPr>
          <w:delText>Technologie</w:delText>
        </w:r>
        <w:r w:rsidR="00B4491E" w:rsidDel="006A0376">
          <w:rPr>
            <w:lang w:val="de-DE"/>
          </w:rPr>
          <w:delText xml:space="preserve"> bei unseren Partnerunternehmen </w:delText>
        </w:r>
        <w:r w:rsidR="004771D2" w:rsidDel="006A0376">
          <w:rPr>
            <w:lang w:val="de-DE"/>
          </w:rPr>
          <w:delText>einzubringen.</w:delText>
        </w:r>
      </w:del>
    </w:p>
    <w:p w14:paraId="4FB96A61" w14:textId="77777777" w:rsidR="00643DAB" w:rsidRPr="002C6234" w:rsidRDefault="00643DAB">
      <w:pPr>
        <w:spacing w:before="80" w:after="120"/>
        <w:rPr>
          <w:ins w:id="126" w:author="Amon Göppert" w:date="2026-05-03T16:10:00Z" w16du:dateUtc="2026-05-03T14:10:00Z"/>
          <w:lang w:val="de-DE"/>
        </w:rPr>
      </w:pPr>
    </w:p>
    <w:p w14:paraId="1FEC4087" w14:textId="5B6A8F80" w:rsidR="007F6E14" w:rsidRPr="002C6234" w:rsidDel="00821AFF" w:rsidRDefault="00F31E64" w:rsidP="007F6E14">
      <w:pPr>
        <w:spacing w:before="240" w:after="80"/>
        <w:rPr>
          <w:del w:id="127" w:author="Amon Göppert" w:date="2026-05-03T15:26:00Z" w16du:dateUtc="2026-05-03T13:26:00Z"/>
          <w:lang w:val="de-DE"/>
        </w:rPr>
      </w:pPr>
      <w:del w:id="128" w:author="Amon Göppert" w:date="2026-05-02T12:28:00Z" w16du:dateUtc="2026-05-02T10:28:00Z">
        <w:r w:rsidDel="00263F4A">
          <w:rPr>
            <w:b/>
            <w:bCs/>
            <w:sz w:val="24"/>
            <w:szCs w:val="24"/>
            <w:lang w:val="de-DE"/>
          </w:rPr>
          <w:delText xml:space="preserve">Starke </w:delText>
        </w:r>
        <w:r w:rsidR="007F6E14" w:rsidDel="00263F4A">
          <w:rPr>
            <w:b/>
            <w:bCs/>
            <w:sz w:val="24"/>
            <w:szCs w:val="24"/>
            <w:lang w:val="de-DE"/>
          </w:rPr>
          <w:delText>Arbeitgebermarke</w:delText>
        </w:r>
      </w:del>
    </w:p>
    <w:p w14:paraId="457439E8" w14:textId="5259BCC7" w:rsidR="007F6E14" w:rsidRPr="002C6234" w:rsidDel="00821AFF" w:rsidRDefault="007F6E14" w:rsidP="007F6E14">
      <w:pPr>
        <w:spacing w:before="80" w:after="120"/>
        <w:rPr>
          <w:del w:id="129" w:author="Amon Göppert" w:date="2026-05-03T15:26:00Z" w16du:dateUtc="2026-05-03T13:26:00Z"/>
          <w:lang w:val="de-DE"/>
        </w:rPr>
      </w:pPr>
      <w:del w:id="130" w:author="Amon Göppert" w:date="2026-05-03T15:26:00Z" w16du:dateUtc="2026-05-03T13:26:00Z">
        <w:r w:rsidDel="00821AFF">
          <w:rPr>
            <w:lang w:val="de-DE"/>
          </w:rPr>
          <w:delText xml:space="preserve">Wir verfolgen das klare Ziel, dass unsere </w:delText>
        </w:r>
        <w:r w:rsidR="00243074" w:rsidDel="00821AFF">
          <w:rPr>
            <w:lang w:val="de-DE"/>
          </w:rPr>
          <w:delText>Partnerunternehmen mit uns gemeinsam zum besten Arbeitplatz für Mitar</w:delText>
        </w:r>
        <w:r w:rsidR="00F31E64" w:rsidDel="00821AFF">
          <w:rPr>
            <w:lang w:val="de-DE"/>
          </w:rPr>
          <w:delText>beiter und Talente werden (noch besser formulieren)</w:delText>
        </w:r>
      </w:del>
    </w:p>
    <w:p w14:paraId="1CC23219" w14:textId="7C45CAC9" w:rsidR="002E42BF" w:rsidRPr="002C6234" w:rsidRDefault="00F95EEF">
      <w:pPr>
        <w:spacing w:before="240" w:after="80"/>
        <w:rPr>
          <w:lang w:val="de-DE"/>
        </w:rPr>
      </w:pPr>
      <w:del w:id="131" w:author="Amon Göppert" w:date="2026-05-02T12:28:00Z" w16du:dateUtc="2026-05-02T10:28:00Z">
        <w:r w:rsidDel="00263F4A">
          <w:rPr>
            <w:b/>
            <w:bCs/>
            <w:sz w:val="24"/>
            <w:szCs w:val="24"/>
            <w:lang w:val="de-DE"/>
          </w:rPr>
          <w:delText>Marktführerschaft</w:delText>
        </w:r>
      </w:del>
      <w:ins w:id="132" w:author="Amon Göppert" w:date="2026-05-03T15:49:00Z" w16du:dateUtc="2026-05-03T13:49:00Z">
        <w:r w:rsidR="006A0376">
          <w:rPr>
            <w:b/>
            <w:bCs/>
            <w:sz w:val="24"/>
            <w:szCs w:val="24"/>
            <w:lang w:val="de-DE"/>
          </w:rPr>
          <w:t>Unternehm</w:t>
        </w:r>
      </w:ins>
      <w:ins w:id="133" w:author="Amon Göppert" w:date="2026-05-04T11:42:00Z" w16du:dateUtc="2026-05-04T09:42:00Z">
        <w:r w:rsidR="00466859">
          <w:rPr>
            <w:b/>
            <w:bCs/>
            <w:sz w:val="24"/>
            <w:szCs w:val="24"/>
            <w:lang w:val="de-DE"/>
          </w:rPr>
          <w:t>en</w:t>
        </w:r>
      </w:ins>
      <w:ins w:id="134" w:author="Amon Göppert" w:date="2026-05-03T15:50:00Z" w16du:dateUtc="2026-05-03T13:50:00Z">
        <w:r w:rsidR="00DB1EA6">
          <w:rPr>
            <w:b/>
            <w:bCs/>
            <w:sz w:val="24"/>
            <w:szCs w:val="24"/>
            <w:lang w:val="de-DE"/>
          </w:rPr>
          <w:t>s</w:t>
        </w:r>
      </w:ins>
      <w:ins w:id="135" w:author="Amon Göppert" w:date="2026-05-04T11:42:00Z" w16du:dateUtc="2026-05-04T09:42:00Z">
        <w:r w:rsidR="00466859">
          <w:rPr>
            <w:b/>
            <w:bCs/>
            <w:sz w:val="24"/>
            <w:szCs w:val="24"/>
            <w:lang w:val="de-DE"/>
          </w:rPr>
          <w:t>führung</w:t>
        </w:r>
      </w:ins>
    </w:p>
    <w:p w14:paraId="54B194A3" w14:textId="2CBE0A16" w:rsidR="006A0376" w:rsidRDefault="0058406A" w:rsidP="00A26147">
      <w:pPr>
        <w:spacing w:before="80" w:after="120"/>
        <w:rPr>
          <w:ins w:id="136" w:author="Amon Göppert" w:date="2026-05-03T15:49:00Z" w16du:dateUtc="2026-05-03T13:49:00Z"/>
          <w:lang w:val="de-DE"/>
        </w:rPr>
      </w:pPr>
      <w:ins w:id="137" w:author="Amon Göppert" w:date="2026-05-03T22:41:00Z" w16du:dateUtc="2026-05-03T20:41:00Z">
        <w:r>
          <w:rPr>
            <w:lang w:val="de-DE"/>
          </w:rPr>
          <w:t>O</w:t>
        </w:r>
      </w:ins>
      <w:ins w:id="138" w:author="Amon Göppert" w:date="2026-05-03T16:11:00Z" w16du:dateUtc="2026-05-03T14:11:00Z">
        <w:r w:rsidR="00A26147" w:rsidRPr="00A26147">
          <w:rPr>
            <w:lang w:val="de-DE"/>
            <w:rPrChange w:id="139" w:author="Amon Göppert" w:date="2026-05-03T16:11:00Z" w16du:dateUtc="2026-05-03T14:11:00Z">
              <w:rPr/>
            </w:rPrChange>
          </w:rPr>
          <w:t>perative</w:t>
        </w:r>
      </w:ins>
      <w:ins w:id="140" w:author="Amon Göppert" w:date="2026-05-03T22:41:00Z" w16du:dateUtc="2026-05-03T20:41:00Z">
        <w:r>
          <w:rPr>
            <w:lang w:val="de-DE"/>
          </w:rPr>
          <w:t>r</w:t>
        </w:r>
      </w:ins>
      <w:ins w:id="141" w:author="Amon Göppert" w:date="2026-05-03T16:11:00Z" w16du:dateUtc="2026-05-03T14:11:00Z">
        <w:r w:rsidR="00A26147" w:rsidRPr="00A26147">
          <w:rPr>
            <w:lang w:val="de-DE"/>
            <w:rPrChange w:id="142" w:author="Amon Göppert" w:date="2026-05-03T16:11:00Z" w16du:dateUtc="2026-05-03T14:11:00Z">
              <w:rPr/>
            </w:rPrChange>
          </w:rPr>
          <w:t xml:space="preserve"> </w:t>
        </w:r>
      </w:ins>
      <w:ins w:id="143" w:author="Amon Göppert" w:date="2026-05-03T22:41:00Z" w16du:dateUtc="2026-05-03T20:41:00Z">
        <w:del w:id="144" w:author="Maximilian Goeppert" w:date="2026-05-05T09:12:00Z" w16du:dateUtc="2026-05-05T07:12:00Z">
          <w:r w:rsidDel="000C0A81">
            <w:rPr>
              <w:lang w:val="de-DE"/>
            </w:rPr>
            <w:delText>Einsatz</w:delText>
          </w:r>
        </w:del>
      </w:ins>
      <w:ins w:id="145" w:author="Maximilian Goeppert" w:date="2026-05-05T09:12:00Z" w16du:dateUtc="2026-05-05T07:12:00Z">
        <w:r w:rsidR="000C0A81">
          <w:rPr>
            <w:lang w:val="de-DE"/>
          </w:rPr>
          <w:t>E</w:t>
        </w:r>
        <w:r w:rsidR="00121309">
          <w:rPr>
            <w:lang w:val="de-DE"/>
          </w:rPr>
          <w:t>rfahrung</w:t>
        </w:r>
      </w:ins>
      <w:ins w:id="146" w:author="Amon Göppert" w:date="2026-05-03T22:41:00Z" w16du:dateUtc="2026-05-03T20:41:00Z">
        <w:r>
          <w:rPr>
            <w:lang w:val="de-DE"/>
          </w:rPr>
          <w:t xml:space="preserve"> </w:t>
        </w:r>
      </w:ins>
      <w:ins w:id="147" w:author="Amon Göppert" w:date="2026-05-03T16:11:00Z" w16du:dateUtc="2026-05-03T14:11:00Z">
        <w:r w:rsidR="00A26147" w:rsidRPr="00A26147">
          <w:rPr>
            <w:lang w:val="de-DE"/>
            <w:rPrChange w:id="148" w:author="Amon Göppert" w:date="2026-05-03T16:11:00Z" w16du:dateUtc="2026-05-03T14:11:00Z">
              <w:rPr/>
            </w:rPrChange>
          </w:rPr>
          <w:t xml:space="preserve">als </w:t>
        </w:r>
        <w:r w:rsidR="00A26147">
          <w:rPr>
            <w:lang w:val="de-DE"/>
          </w:rPr>
          <w:t xml:space="preserve">Führungskräfte sowie </w:t>
        </w:r>
      </w:ins>
      <w:ins w:id="149" w:author="Amon Göppert" w:date="2026-05-03T22:41:00Z" w16du:dateUtc="2026-05-03T20:41:00Z">
        <w:r>
          <w:rPr>
            <w:lang w:val="de-DE"/>
          </w:rPr>
          <w:t xml:space="preserve">Erfahrung als </w:t>
        </w:r>
      </w:ins>
      <w:ins w:id="150" w:author="Amon Göppert" w:date="2026-05-03T16:11:00Z" w16du:dateUtc="2026-05-03T14:11:00Z">
        <w:r w:rsidR="00A26147" w:rsidRPr="00A26147">
          <w:rPr>
            <w:lang w:val="de-DE"/>
            <w:rPrChange w:id="151" w:author="Amon Göppert" w:date="2026-05-03T16:11:00Z" w16du:dateUtc="2026-05-03T14:11:00Z">
              <w:rPr/>
            </w:rPrChange>
          </w:rPr>
          <w:t xml:space="preserve">Software- und KI-Unternehmer. </w:t>
        </w:r>
      </w:ins>
    </w:p>
    <w:p w14:paraId="321D1DEC" w14:textId="431E83EF" w:rsidR="00BB7549" w:rsidRDefault="00194F53" w:rsidP="00BB7549">
      <w:pPr>
        <w:spacing w:before="80" w:after="120"/>
        <w:rPr>
          <w:ins w:id="152" w:author="Amon Göppert" w:date="2026-05-03T22:40:00Z" w16du:dateUtc="2026-05-03T20:40:00Z"/>
          <w:i/>
          <w:iCs/>
          <w:color w:val="555555"/>
          <w:lang w:val="de-DE"/>
        </w:rPr>
      </w:pPr>
      <w:ins w:id="153" w:author="Maximilian Goeppert" w:date="2026-05-05T09:22:00Z" w16du:dateUtc="2026-05-05T07:22:00Z">
        <w:r w:rsidRPr="001D146E">
          <w:rPr>
            <w:i/>
            <w:iCs/>
            <w:color w:val="555555"/>
            <w:highlight w:val="yellow"/>
            <w:lang w:val="de-DE"/>
            <w:rPrChange w:id="154" w:author="Maximilian Goeppert" w:date="2026-05-05T09:22:00Z" w16du:dateUtc="2026-05-05T07:22:00Z">
              <w:rPr>
                <w:i/>
                <w:iCs/>
                <w:color w:val="555555"/>
                <w:lang w:val="de-DE"/>
              </w:rPr>
            </w:rPrChange>
          </w:rPr>
          <w:t>Such</w:t>
        </w:r>
        <w:r w:rsidR="006631B1" w:rsidRPr="001D146E">
          <w:rPr>
            <w:i/>
            <w:iCs/>
            <w:color w:val="555555"/>
            <w:highlight w:val="yellow"/>
            <w:lang w:val="de-DE"/>
            <w:rPrChange w:id="155" w:author="Maximilian Goeppert" w:date="2026-05-05T09:22:00Z" w16du:dateUtc="2026-05-05T07:22:00Z">
              <w:rPr>
                <w:i/>
                <w:iCs/>
                <w:color w:val="555555"/>
                <w:lang w:val="de-DE"/>
              </w:rPr>
            </w:rPrChange>
          </w:rPr>
          <w:t>profil</w:t>
        </w:r>
      </w:ins>
    </w:p>
    <w:p w14:paraId="25156737" w14:textId="240FDCEE" w:rsidR="00BB7549" w:rsidRPr="002C6234" w:rsidDel="00A74F2E" w:rsidRDefault="00BB7549" w:rsidP="00BB7549">
      <w:pPr>
        <w:spacing w:before="80" w:after="120"/>
        <w:rPr>
          <w:ins w:id="156" w:author="Amon Göppert" w:date="2026-05-03T22:40:00Z" w16du:dateUtc="2026-05-03T20:40:00Z"/>
          <w:del w:id="157" w:author="Amon Göppert" w:date="2026-05-04T11:57:00Z" w16du:dateUtc="2026-05-04T09:57:00Z"/>
          <w:lang w:val="de-DE"/>
        </w:rPr>
      </w:pPr>
      <w:ins w:id="158" w:author="Amon Göppert" w:date="2026-05-03T22:40:00Z" w16du:dateUtc="2026-05-03T20:40:00Z">
        <w:del w:id="159" w:author="Amon Göppert" w:date="2026-05-04T11:57:00Z" w16du:dateUtc="2026-05-04T09:57:00Z">
          <w:r w:rsidRPr="002C6234" w:rsidDel="00A74F2E">
            <w:rPr>
              <w:i/>
              <w:iCs/>
              <w:color w:val="555555"/>
              <w:lang w:val="de-DE"/>
            </w:rPr>
            <w:delText>[Button] Mehr über uns →</w:delText>
          </w:r>
        </w:del>
      </w:ins>
    </w:p>
    <w:p w14:paraId="782EC88A" w14:textId="479FB362" w:rsidR="00F95EEF" w:rsidDel="006A0376" w:rsidRDefault="004771D2" w:rsidP="00F95EEF">
      <w:pPr>
        <w:spacing w:before="80" w:after="120"/>
        <w:rPr>
          <w:del w:id="160" w:author="Amon Göppert" w:date="2026-05-03T15:49:00Z" w16du:dateUtc="2026-05-03T13:49:00Z"/>
          <w:lang w:val="de-DE"/>
        </w:rPr>
      </w:pPr>
      <w:del w:id="161" w:author="Amon Göppert" w:date="2026-05-03T15:49:00Z" w16du:dateUtc="2026-05-03T13:49:00Z">
        <w:r w:rsidDel="006A0376">
          <w:rPr>
            <w:lang w:val="de-DE"/>
          </w:rPr>
          <w:delText xml:space="preserve">Wir </w:delText>
        </w:r>
        <w:r w:rsidR="007F694E" w:rsidDel="006A0376">
          <w:rPr>
            <w:lang w:val="de-DE"/>
          </w:rPr>
          <w:delText xml:space="preserve">haben die klare Ambition </w:delText>
        </w:r>
        <w:r w:rsidR="008C41AA" w:rsidDel="006A0376">
          <w:rPr>
            <w:lang w:val="de-DE"/>
          </w:rPr>
          <w:delText xml:space="preserve">gemeinsam mit Unternehmern </w:delText>
        </w:r>
        <w:r w:rsidR="00566CC2" w:rsidDel="006A0376">
          <w:rPr>
            <w:lang w:val="de-DE"/>
          </w:rPr>
          <w:delText xml:space="preserve">und Mitarbeitern die </w:delText>
        </w:r>
        <w:r w:rsidR="008C41AA" w:rsidDel="006A0376">
          <w:rPr>
            <w:lang w:val="de-DE"/>
          </w:rPr>
          <w:delText>führende</w:delText>
        </w:r>
        <w:r w:rsidR="00566CC2" w:rsidDel="006A0376">
          <w:rPr>
            <w:lang w:val="de-DE"/>
          </w:rPr>
          <w:delText>n</w:delText>
        </w:r>
        <w:r w:rsidR="008C41AA" w:rsidDel="006A0376">
          <w:rPr>
            <w:lang w:val="de-DE"/>
          </w:rPr>
          <w:delText xml:space="preserve"> Gruppen </w:delText>
        </w:r>
        <w:r w:rsidR="00566CC2" w:rsidDel="006A0376">
          <w:rPr>
            <w:lang w:val="de-DE"/>
          </w:rPr>
          <w:delText>in ihren Märkten</w:delText>
        </w:r>
        <w:r w:rsidR="00F95EEF" w:rsidDel="006A0376">
          <w:rPr>
            <w:lang w:val="de-DE"/>
          </w:rPr>
          <w:delText xml:space="preserve"> zu bauen. </w:delText>
        </w:r>
      </w:del>
    </w:p>
    <w:p w14:paraId="6F7D0AA4" w14:textId="784B9FB0" w:rsidR="00F95EEF" w:rsidRPr="002C6234" w:rsidDel="00263F4A" w:rsidRDefault="001A68E2" w:rsidP="00F95EEF">
      <w:pPr>
        <w:spacing w:before="240" w:after="80"/>
        <w:rPr>
          <w:del w:id="162" w:author="Amon Göppert" w:date="2026-05-02T12:28:00Z" w16du:dateUtc="2026-05-02T10:28:00Z"/>
          <w:lang w:val="de-DE"/>
        </w:rPr>
      </w:pPr>
      <w:del w:id="163" w:author="Amon Göppert" w:date="2026-05-02T12:28:00Z" w16du:dateUtc="2026-05-02T10:28:00Z">
        <w:r w:rsidDel="00263F4A">
          <w:rPr>
            <w:b/>
            <w:bCs/>
            <w:sz w:val="24"/>
            <w:szCs w:val="24"/>
            <w:lang w:val="de-DE"/>
          </w:rPr>
          <w:delText>Langfristigkeit</w:delText>
        </w:r>
      </w:del>
    </w:p>
    <w:p w14:paraId="2B0E2479" w14:textId="0DFE941F" w:rsidR="00F95EEF" w:rsidDel="00263F4A" w:rsidRDefault="001A68E2" w:rsidP="00F95EEF">
      <w:pPr>
        <w:spacing w:before="80" w:after="120"/>
        <w:rPr>
          <w:del w:id="164" w:author="Amon Göppert" w:date="2026-05-02T12:28:00Z" w16du:dateUtc="2026-05-02T10:28:00Z"/>
          <w:lang w:val="de-DE"/>
        </w:rPr>
      </w:pPr>
      <w:del w:id="165" w:author="Amon Göppert" w:date="2026-05-02T12:28:00Z" w16du:dateUtc="2026-05-02T10:28:00Z">
        <w:r w:rsidDel="00263F4A">
          <w:rPr>
            <w:lang w:val="de-DE"/>
          </w:rPr>
          <w:delText>Wir sind der Meinung, dass Erfolg nur durch langfristiges Denken und Handeln kommt. Daher ist für uns eine langfristige Vision und Geduld teil unsere</w:delText>
        </w:r>
        <w:r w:rsidR="0028623B" w:rsidDel="00263F4A">
          <w:rPr>
            <w:lang w:val="de-DE"/>
          </w:rPr>
          <w:delText>r täglichen Arbeit.</w:delText>
        </w:r>
      </w:del>
    </w:p>
    <w:p w14:paraId="30E2F363" w14:textId="20201311" w:rsidR="0028623B" w:rsidDel="00A74F2E" w:rsidRDefault="0028623B">
      <w:pPr>
        <w:spacing w:before="80" w:after="120"/>
        <w:rPr>
          <w:del w:id="166" w:author="Amon Göppert" w:date="2026-05-04T11:57:00Z" w16du:dateUtc="2026-05-04T09:57:00Z"/>
          <w:lang w:val="de-DE"/>
        </w:rPr>
      </w:pPr>
    </w:p>
    <w:p w14:paraId="4A004EB6" w14:textId="4F7AB480" w:rsidR="0028623B" w:rsidDel="00A26147" w:rsidRDefault="0028623B" w:rsidP="0028623B">
      <w:pPr>
        <w:spacing w:before="80" w:after="120"/>
        <w:rPr>
          <w:del w:id="167" w:author="Amon Göppert" w:date="2026-05-03T16:12:00Z" w16du:dateUtc="2026-05-03T14:12:00Z"/>
          <w:lang w:val="de-DE"/>
        </w:rPr>
      </w:pPr>
      <w:del w:id="168" w:author="Amon Göppert" w:date="2026-05-03T16:12:00Z" w16du:dateUtc="2026-05-03T14:12:00Z">
        <w:r w:rsidDel="00A26147">
          <w:rPr>
            <w:lang w:val="de-DE"/>
          </w:rPr>
          <w:delText>Wir wollen gemeinsam mit ambitionierten Unternehmen</w:delText>
        </w:r>
      </w:del>
      <w:del w:id="169" w:author="Amon Göppert" w:date="2026-05-02T12:29:00Z" w16du:dateUtc="2026-05-02T10:29:00Z">
        <w:r w:rsidDel="0064291D">
          <w:rPr>
            <w:lang w:val="de-DE"/>
          </w:rPr>
          <w:delText xml:space="preserve"> </w:delText>
        </w:r>
        <w:r w:rsidR="00945BB3" w:rsidDel="0064291D">
          <w:rPr>
            <w:lang w:val="de-DE"/>
          </w:rPr>
          <w:delText>und Mitarbeitern</w:delText>
        </w:r>
      </w:del>
      <w:del w:id="170" w:author="Amon Göppert" w:date="2026-05-03T16:12:00Z" w16du:dateUtc="2026-05-03T14:12:00Z">
        <w:r w:rsidR="00945BB3" w:rsidDel="00A26147">
          <w:rPr>
            <w:lang w:val="de-DE"/>
          </w:rPr>
          <w:delText xml:space="preserve"> die technologisch führenden </w:delText>
        </w:r>
      </w:del>
      <w:del w:id="171" w:author="Amon Göppert" w:date="2026-05-02T12:28:00Z" w16du:dateUtc="2026-05-02T10:28:00Z">
        <w:r w:rsidR="00945BB3" w:rsidDel="00263F4A">
          <w:rPr>
            <w:lang w:val="de-DE"/>
          </w:rPr>
          <w:delText>G</w:delText>
        </w:r>
      </w:del>
      <w:del w:id="172" w:author="Amon Göppert" w:date="2026-05-03T16:12:00Z" w16du:dateUtc="2026-05-03T14:12:00Z">
        <w:r w:rsidR="00945BB3" w:rsidDel="00A26147">
          <w:rPr>
            <w:lang w:val="de-DE"/>
          </w:rPr>
          <w:delText>ruppen von morgen bauen</w:delText>
        </w:r>
      </w:del>
      <w:del w:id="173" w:author="Amon Göppert" w:date="2026-05-02T12:29:00Z" w16du:dateUtc="2026-05-02T10:29:00Z">
        <w:r w:rsidR="00945BB3" w:rsidDel="0064291D">
          <w:rPr>
            <w:lang w:val="de-DE"/>
          </w:rPr>
          <w:delText xml:space="preserve"> – dabei (investieren) </w:delText>
        </w:r>
        <w:r w:rsidR="00D8200F" w:rsidDel="0064291D">
          <w:rPr>
            <w:lang w:val="de-DE"/>
          </w:rPr>
          <w:delText xml:space="preserve">vor allem in die Entwicklung von Menschen </w:delText>
        </w:r>
        <w:r w:rsidR="001B14A7" w:rsidDel="0064291D">
          <w:rPr>
            <w:lang w:val="de-DE"/>
          </w:rPr>
          <w:delText>–</w:delText>
        </w:r>
        <w:r w:rsidR="00D8200F" w:rsidDel="0064291D">
          <w:rPr>
            <w:lang w:val="de-DE"/>
          </w:rPr>
          <w:delText xml:space="preserve"> </w:delText>
        </w:r>
        <w:r w:rsidR="001B14A7" w:rsidDel="0064291D">
          <w:rPr>
            <w:lang w:val="de-DE"/>
          </w:rPr>
          <w:delText xml:space="preserve">da </w:delText>
        </w:r>
        <w:r w:rsidR="00F57707" w:rsidDel="0064291D">
          <w:rPr>
            <w:lang w:val="de-DE"/>
          </w:rPr>
          <w:delText>wir dies als wichtigsten</w:delText>
        </w:r>
        <w:r w:rsidR="001B14A7" w:rsidDel="0064291D">
          <w:rPr>
            <w:lang w:val="de-DE"/>
          </w:rPr>
          <w:delText xml:space="preserve"> Hebel für einen gemeinsamen Erfolg </w:delText>
        </w:r>
        <w:r w:rsidR="00F57707" w:rsidDel="0064291D">
          <w:rPr>
            <w:lang w:val="de-DE"/>
          </w:rPr>
          <w:delText>sehen</w:delText>
        </w:r>
      </w:del>
      <w:del w:id="174" w:author="Amon Göppert" w:date="2026-05-03T16:12:00Z" w16du:dateUtc="2026-05-03T14:12:00Z">
        <w:r w:rsidR="001B14A7" w:rsidDel="00A26147">
          <w:rPr>
            <w:lang w:val="de-DE"/>
          </w:rPr>
          <w:delText xml:space="preserve">. </w:delText>
        </w:r>
      </w:del>
    </w:p>
    <w:p w14:paraId="1CC2321D" w14:textId="349DDF5E" w:rsidR="002E42BF" w:rsidRPr="002C6234" w:rsidDel="00A74F2E" w:rsidRDefault="002E42BF">
      <w:pPr>
        <w:pBdr>
          <w:bottom w:val="single" w:sz="4" w:space="1" w:color="DDDDDD"/>
        </w:pBdr>
        <w:spacing w:before="200" w:after="200"/>
        <w:rPr>
          <w:del w:id="175" w:author="Amon Göppert" w:date="2026-05-04T11:57:00Z" w16du:dateUtc="2026-05-04T09:57:00Z"/>
          <w:lang w:val="de-DE"/>
        </w:rPr>
      </w:pPr>
    </w:p>
    <w:p w14:paraId="1CC2321E" w14:textId="3909EC75" w:rsidR="002E42BF" w:rsidRPr="002C6234" w:rsidRDefault="001E4CC1">
      <w:pPr>
        <w:spacing w:before="200" w:after="80"/>
        <w:rPr>
          <w:lang w:val="de-DE"/>
        </w:rPr>
      </w:pPr>
      <w:r>
        <w:rPr>
          <w:b/>
          <w:bCs/>
          <w:caps/>
          <w:color w:val="888888"/>
          <w:sz w:val="20"/>
          <w:szCs w:val="20"/>
          <w:lang w:val="de-DE"/>
        </w:rPr>
        <w:t>Z</w:t>
      </w:r>
      <w:del w:id="176" w:author="Amon Göppert" w:date="2026-05-03T16:12:00Z" w16du:dateUtc="2026-05-03T14:12:00Z">
        <w:r w:rsidDel="00054B9F">
          <w:rPr>
            <w:b/>
            <w:bCs/>
            <w:caps/>
            <w:color w:val="888888"/>
            <w:sz w:val="20"/>
            <w:szCs w:val="20"/>
            <w:lang w:val="de-DE"/>
          </w:rPr>
          <w:delText>e</w:delText>
        </w:r>
      </w:del>
      <w:r>
        <w:rPr>
          <w:b/>
          <w:bCs/>
          <w:caps/>
          <w:color w:val="888888"/>
          <w:sz w:val="20"/>
          <w:szCs w:val="20"/>
          <w:lang w:val="de-DE"/>
        </w:rPr>
        <w:t>i</w:t>
      </w:r>
      <w:ins w:id="177" w:author="Amon Göppert" w:date="2026-05-03T16:12:00Z" w16du:dateUtc="2026-05-03T14:12:00Z">
        <w:r w:rsidR="00054B9F">
          <w:rPr>
            <w:b/>
            <w:bCs/>
            <w:caps/>
            <w:color w:val="888888"/>
            <w:sz w:val="20"/>
            <w:szCs w:val="20"/>
            <w:lang w:val="de-DE"/>
          </w:rPr>
          <w:t>e</w:t>
        </w:r>
      </w:ins>
      <w:r>
        <w:rPr>
          <w:b/>
          <w:bCs/>
          <w:caps/>
          <w:color w:val="888888"/>
          <w:sz w:val="20"/>
          <w:szCs w:val="20"/>
          <w:lang w:val="de-DE"/>
        </w:rPr>
        <w:t>lunternehmen</w:t>
      </w:r>
      <w:del w:id="178" w:author="Amon Göppert" w:date="2026-05-03T16:12:00Z" w16du:dateUtc="2026-05-03T14:12:00Z">
        <w:r w:rsidDel="00054B9F">
          <w:rPr>
            <w:b/>
            <w:bCs/>
            <w:caps/>
            <w:color w:val="888888"/>
            <w:sz w:val="20"/>
            <w:szCs w:val="20"/>
            <w:lang w:val="de-DE"/>
          </w:rPr>
          <w:delText xml:space="preserve"> - </w:delText>
        </w:r>
        <w:r w:rsidRPr="002C6234" w:rsidDel="00054B9F">
          <w:rPr>
            <w:b/>
            <w:bCs/>
            <w:caps/>
            <w:color w:val="888888"/>
            <w:sz w:val="20"/>
            <w:szCs w:val="20"/>
            <w:lang w:val="de-DE"/>
          </w:rPr>
          <w:delText>Was wir suchen</w:delText>
        </w:r>
      </w:del>
    </w:p>
    <w:p w14:paraId="1CC2321F" w14:textId="31B50FA9" w:rsidR="002E42BF" w:rsidRPr="002C6234" w:rsidRDefault="000F605B" w:rsidP="001E4CC1">
      <w:pPr>
        <w:pStyle w:val="Heading2"/>
        <w:spacing w:before="300" w:after="120"/>
        <w:rPr>
          <w:lang w:val="de-DE"/>
        </w:rPr>
      </w:pPr>
      <w:ins w:id="179" w:author="Amon Göppert" w:date="2026-05-04T11:43:00Z" w16du:dateUtc="2026-05-04T09:43:00Z">
        <w:r>
          <w:rPr>
            <w:b/>
            <w:bCs/>
            <w:lang w:val="de-DE"/>
          </w:rPr>
          <w:t xml:space="preserve">Wir suchen </w:t>
        </w:r>
      </w:ins>
      <w:r w:rsidR="00BE7304" w:rsidRPr="002C6234">
        <w:rPr>
          <w:b/>
          <w:bCs/>
          <w:lang w:val="de-DE"/>
        </w:rPr>
        <w:t xml:space="preserve">Unternehmen mit </w:t>
      </w:r>
      <w:del w:id="180" w:author="Amon Göppert" w:date="2026-05-02T12:30:00Z" w16du:dateUtc="2026-05-02T10:30:00Z">
        <w:r w:rsidR="00BE7304" w:rsidRPr="002C6234" w:rsidDel="00BA18A7">
          <w:rPr>
            <w:b/>
            <w:bCs/>
            <w:lang w:val="de-DE"/>
          </w:rPr>
          <w:delText xml:space="preserve">Substanz – und </w:delText>
        </w:r>
      </w:del>
      <w:r w:rsidR="00BE7304" w:rsidRPr="002C6234">
        <w:rPr>
          <w:b/>
          <w:bCs/>
          <w:lang w:val="de-DE"/>
        </w:rPr>
        <w:t>Wachstum</w:t>
      </w:r>
      <w:ins w:id="181" w:author="Amon Göppert" w:date="2026-05-02T12:30:00Z" w16du:dateUtc="2026-05-02T10:30:00Z">
        <w:r w:rsidR="00BA18A7">
          <w:rPr>
            <w:b/>
            <w:bCs/>
            <w:lang w:val="de-DE"/>
          </w:rPr>
          <w:t>s</w:t>
        </w:r>
      </w:ins>
      <w:del w:id="182" w:author="Amon Göppert" w:date="2026-05-02T12:30:00Z" w16du:dateUtc="2026-05-02T10:30:00Z">
        <w:r w:rsidR="00BE7304" w:rsidRPr="002C6234" w:rsidDel="00BA18A7">
          <w:rPr>
            <w:b/>
            <w:bCs/>
            <w:lang w:val="de-DE"/>
          </w:rPr>
          <w:delText xml:space="preserve"> vor sich</w:delText>
        </w:r>
      </w:del>
      <w:ins w:id="183" w:author="Amon Göppert" w:date="2026-05-02T12:30:00Z" w16du:dateUtc="2026-05-02T10:30:00Z">
        <w:r w:rsidR="00BA18A7">
          <w:rPr>
            <w:b/>
            <w:bCs/>
            <w:lang w:val="de-DE"/>
          </w:rPr>
          <w:t>poten</w:t>
        </w:r>
      </w:ins>
      <w:ins w:id="184" w:author="Amon Göppert" w:date="2026-05-04T18:11:00Z" w16du:dateUtc="2026-05-04T16:11:00Z">
        <w:r w:rsidR="00610AB1">
          <w:rPr>
            <w:b/>
            <w:bCs/>
            <w:lang w:val="de-DE"/>
          </w:rPr>
          <w:t>z</w:t>
        </w:r>
      </w:ins>
      <w:ins w:id="185" w:author="Amon Göppert" w:date="2026-05-02T12:30:00Z" w16du:dateUtc="2026-05-02T10:30:00Z">
        <w:r w:rsidR="00BA18A7">
          <w:rPr>
            <w:b/>
            <w:bCs/>
            <w:lang w:val="de-DE"/>
          </w:rPr>
          <w:t>ial</w:t>
        </w:r>
      </w:ins>
      <w:del w:id="186" w:author="Maximilian Goeppert" w:date="2026-05-05T09:13:00Z" w16du:dateUtc="2026-05-05T07:13:00Z">
        <w:r w:rsidR="00BE7304" w:rsidRPr="002C6234" w:rsidDel="0080573B">
          <w:rPr>
            <w:b/>
            <w:bCs/>
            <w:lang w:val="de-DE"/>
          </w:rPr>
          <w:delText>.</w:delText>
        </w:r>
      </w:del>
    </w:p>
    <w:p w14:paraId="1CC23220" w14:textId="0ACA1DE9" w:rsidR="002E42BF" w:rsidRPr="002C6234" w:rsidRDefault="00E5736B">
      <w:pPr>
        <w:spacing w:before="80" w:after="120"/>
        <w:rPr>
          <w:lang w:val="de-DE"/>
        </w:rPr>
      </w:pPr>
      <w:ins w:id="187" w:author="Amon Göppert" w:date="2026-05-04T11:58:00Z" w16du:dateUtc="2026-05-04T09:58:00Z">
        <w:r>
          <w:rPr>
            <w:lang w:val="de-DE"/>
          </w:rPr>
          <w:t xml:space="preserve">Für unsere </w:t>
        </w:r>
      </w:ins>
      <w:ins w:id="188" w:author="Maximilian Goeppert" w:date="2026-05-05T09:13:00Z" w16du:dateUtc="2026-05-05T07:13:00Z">
        <w:r w:rsidR="003A6F51">
          <w:rPr>
            <w:lang w:val="de-DE"/>
          </w:rPr>
          <w:t>Grupp</w:t>
        </w:r>
        <w:r w:rsidR="00B65054">
          <w:rPr>
            <w:lang w:val="de-DE"/>
          </w:rPr>
          <w:t>en</w:t>
        </w:r>
      </w:ins>
      <w:ins w:id="189" w:author="Amon Göppert" w:date="2026-05-04T11:58:00Z" w16du:dateUtc="2026-05-04T09:58:00Z">
        <w:del w:id="190" w:author="Maximilian Goeppert" w:date="2026-05-05T09:13:00Z" w16du:dateUtc="2026-05-05T07:13:00Z">
          <w:r w:rsidDel="003A6F51">
            <w:rPr>
              <w:lang w:val="de-DE"/>
            </w:rPr>
            <w:delText>Buy</w:delText>
          </w:r>
          <w:r w:rsidDel="0080573B">
            <w:rPr>
              <w:lang w:val="de-DE"/>
            </w:rPr>
            <w:delText xml:space="preserve"> &amp; Build</w:delText>
          </w:r>
        </w:del>
        <w:r>
          <w:rPr>
            <w:lang w:val="de-DE"/>
          </w:rPr>
          <w:t xml:space="preserve"> Strategie</w:t>
        </w:r>
      </w:ins>
      <w:ins w:id="191" w:author="Maximilian Goeppert" w:date="2026-05-05T09:13:00Z" w16du:dateUtc="2026-05-05T07:13:00Z">
        <w:r w:rsidR="00B65054">
          <w:rPr>
            <w:lang w:val="de-DE"/>
          </w:rPr>
          <w:t>n</w:t>
        </w:r>
      </w:ins>
      <w:ins w:id="192" w:author="Amon Göppert" w:date="2026-05-04T11:58:00Z" w16du:dateUtc="2026-05-04T09:58:00Z">
        <w:r>
          <w:rPr>
            <w:lang w:val="de-DE"/>
          </w:rPr>
          <w:t xml:space="preserve"> </w:t>
        </w:r>
      </w:ins>
      <w:del w:id="193" w:author="Amon Göppert" w:date="2026-05-04T11:58:00Z" w16du:dateUtc="2026-05-04T09:58:00Z">
        <w:r w:rsidR="00BE7304" w:rsidRPr="002C6234" w:rsidDel="00E5736B">
          <w:rPr>
            <w:lang w:val="de-DE"/>
          </w:rPr>
          <w:delText xml:space="preserve">Wir </w:delText>
        </w:r>
      </w:del>
      <w:r w:rsidR="00BE7304" w:rsidRPr="002C6234">
        <w:rPr>
          <w:lang w:val="de-DE"/>
        </w:rPr>
        <w:t xml:space="preserve">suchen </w:t>
      </w:r>
      <w:ins w:id="194" w:author="Amon Göppert" w:date="2026-05-04T11:58:00Z" w16du:dateUtc="2026-05-04T09:58:00Z">
        <w:r>
          <w:rPr>
            <w:lang w:val="de-DE"/>
          </w:rPr>
          <w:t xml:space="preserve">wir </w:t>
        </w:r>
      </w:ins>
      <w:r w:rsidR="00BE7304" w:rsidRPr="002C6234">
        <w:rPr>
          <w:lang w:val="de-DE"/>
        </w:rPr>
        <w:t xml:space="preserve">profitable </w:t>
      </w:r>
      <w:ins w:id="195" w:author="Maximilian Goeppert" w:date="2026-05-05T09:13:00Z" w16du:dateUtc="2026-05-05T07:13:00Z">
        <w:r w:rsidR="00B25E3A">
          <w:rPr>
            <w:lang w:val="de-DE"/>
          </w:rPr>
          <w:t>und wachs</w:t>
        </w:r>
        <w:r w:rsidR="006374C4">
          <w:rPr>
            <w:lang w:val="de-DE"/>
          </w:rPr>
          <w:t xml:space="preserve">ende </w:t>
        </w:r>
      </w:ins>
      <w:r w:rsidR="00BE7304" w:rsidRPr="002C6234">
        <w:rPr>
          <w:lang w:val="de-DE"/>
        </w:rPr>
        <w:t xml:space="preserve">Unternehmen im </w:t>
      </w:r>
      <w:ins w:id="196" w:author="Amon Göppert" w:date="2026-05-02T12:30:00Z" w16du:dateUtc="2026-05-02T10:30:00Z">
        <w:r w:rsidR="00BA18A7">
          <w:rPr>
            <w:lang w:val="de-DE"/>
          </w:rPr>
          <w:t xml:space="preserve">wissensintensiven </w:t>
        </w:r>
        <w:del w:id="197" w:author="Maximilian Goeppert" w:date="2026-05-05T09:13:00Z" w16du:dateUtc="2026-05-05T07:13:00Z">
          <w:r w:rsidR="00BA18A7" w:rsidDel="00323D0B">
            <w:rPr>
              <w:lang w:val="de-DE"/>
            </w:rPr>
            <w:delText>B2B-</w:delText>
          </w:r>
        </w:del>
      </w:ins>
      <w:r w:rsidR="001E4CC1">
        <w:rPr>
          <w:lang w:val="de-DE"/>
        </w:rPr>
        <w:t>Dienstleistungsbereich</w:t>
      </w:r>
      <w:ins w:id="198" w:author="Amon Göppert" w:date="2026-05-03T22:41:00Z" w16du:dateUtc="2026-05-03T20:41:00Z">
        <w:r w:rsidR="0006561E">
          <w:rPr>
            <w:lang w:val="de-DE"/>
          </w:rPr>
          <w:t xml:space="preserve"> i</w:t>
        </w:r>
      </w:ins>
      <w:ins w:id="199" w:author="Amon Göppert" w:date="2026-05-04T11:58:00Z" w16du:dateUtc="2026-05-04T09:58:00Z">
        <w:r>
          <w:rPr>
            <w:lang w:val="de-DE"/>
          </w:rPr>
          <w:t>m</w:t>
        </w:r>
      </w:ins>
      <w:ins w:id="200" w:author="Amon Göppert" w:date="2026-05-03T22:41:00Z" w16du:dateUtc="2026-05-03T20:41:00Z">
        <w:r w:rsidR="0006561E">
          <w:rPr>
            <w:lang w:val="de-DE"/>
          </w:rPr>
          <w:t xml:space="preserve"> DACH</w:t>
        </w:r>
      </w:ins>
      <w:ins w:id="201" w:author="Amon Göppert" w:date="2026-05-04T11:58:00Z" w16du:dateUtc="2026-05-04T09:58:00Z">
        <w:r>
          <w:rPr>
            <w:lang w:val="de-DE"/>
          </w:rPr>
          <w:t>-Raum</w:t>
        </w:r>
      </w:ins>
      <w:del w:id="202" w:author="Amon Göppert" w:date="2026-05-02T12:30:00Z" w16du:dateUtc="2026-05-02T10:30:00Z">
        <w:r w:rsidR="001E4CC1" w:rsidDel="00BA18A7">
          <w:rPr>
            <w:lang w:val="de-DE"/>
          </w:rPr>
          <w:delText xml:space="preserve"> </w:delText>
        </w:r>
        <w:r w:rsidR="00BE7304" w:rsidRPr="002C6234" w:rsidDel="00BA18A7">
          <w:rPr>
            <w:lang w:val="de-DE"/>
          </w:rPr>
          <w:delText xml:space="preserve">– mit </w:delText>
        </w:r>
        <w:r w:rsidR="001E4CC1" w:rsidDel="00BA18A7">
          <w:rPr>
            <w:lang w:val="de-DE"/>
          </w:rPr>
          <w:delText>nachhaltigen</w:delText>
        </w:r>
        <w:r w:rsidR="00BE7304" w:rsidRPr="002C6234" w:rsidDel="00BA18A7">
          <w:rPr>
            <w:lang w:val="de-DE"/>
          </w:rPr>
          <w:delText xml:space="preserve"> Geschäftsmodell</w:delText>
        </w:r>
        <w:r w:rsidR="001E4CC1" w:rsidDel="00BA18A7">
          <w:rPr>
            <w:lang w:val="de-DE"/>
          </w:rPr>
          <w:delText>en</w:delText>
        </w:r>
        <w:r w:rsidR="00BE7304" w:rsidRPr="002C6234" w:rsidDel="00BA18A7">
          <w:rPr>
            <w:lang w:val="de-DE"/>
          </w:rPr>
          <w:delText xml:space="preserve"> und </w:delText>
        </w:r>
        <w:r w:rsidR="002F72C3" w:rsidDel="00BA18A7">
          <w:rPr>
            <w:lang w:val="de-DE"/>
          </w:rPr>
          <w:delText>in Märkten die noch Spielraum für Wachstum lassen</w:delText>
        </w:r>
      </w:del>
      <w:r w:rsidR="00BE7304" w:rsidRPr="002C6234">
        <w:rPr>
          <w:lang w:val="de-DE"/>
        </w:rPr>
        <w:t xml:space="preserve">. </w:t>
      </w:r>
    </w:p>
    <w:p w14:paraId="1FA34821" w14:textId="5611DA78" w:rsidR="00D940FF" w:rsidRPr="002C6234" w:rsidRDefault="00D940FF" w:rsidP="00D940FF">
      <w:pPr>
        <w:spacing w:before="240" w:after="80"/>
        <w:rPr>
          <w:lang w:val="de-DE"/>
        </w:rPr>
      </w:pPr>
      <w:del w:id="203" w:author="Amon Göppert" w:date="2026-05-02T12:30:00Z" w16du:dateUtc="2026-05-02T10:30:00Z">
        <w:r w:rsidDel="00E1404F">
          <w:rPr>
            <w:b/>
            <w:bCs/>
            <w:sz w:val="24"/>
            <w:szCs w:val="24"/>
            <w:lang w:val="de-DE"/>
          </w:rPr>
          <w:delText>Alleinstellungsmerkmale</w:delText>
        </w:r>
      </w:del>
      <w:ins w:id="204" w:author="Amon Göppert" w:date="2026-05-02T12:30:00Z" w16du:dateUtc="2026-05-02T10:30:00Z">
        <w:r w:rsidR="00E1404F">
          <w:rPr>
            <w:b/>
            <w:bCs/>
            <w:sz w:val="24"/>
            <w:szCs w:val="24"/>
            <w:lang w:val="de-DE"/>
          </w:rPr>
          <w:t>Wachstumsfähige Strukturen</w:t>
        </w:r>
      </w:ins>
    </w:p>
    <w:p w14:paraId="06066173" w14:textId="0684FB9B" w:rsidR="00D940FF" w:rsidRDefault="00994798" w:rsidP="00D940FF">
      <w:pPr>
        <w:spacing w:before="80" w:after="120"/>
        <w:rPr>
          <w:b/>
          <w:bCs/>
          <w:sz w:val="24"/>
          <w:szCs w:val="24"/>
          <w:lang w:val="de-DE"/>
        </w:rPr>
      </w:pPr>
      <w:del w:id="205" w:author="Amon Göppert" w:date="2026-05-02T12:31:00Z" w16du:dateUtc="2026-05-02T10:31:00Z">
        <w:r w:rsidDel="00F56A64">
          <w:rPr>
            <w:lang w:val="de-DE"/>
          </w:rPr>
          <w:delText xml:space="preserve">Wir suchen Unternehmen, die sich über ihre Historie eine </w:delText>
        </w:r>
        <w:r w:rsidR="00134071" w:rsidDel="00F56A64">
          <w:rPr>
            <w:lang w:val="de-DE"/>
          </w:rPr>
          <w:delText>starkes Alleinstellungsmerkmal aufgebaut haben.</w:delText>
        </w:r>
      </w:del>
      <w:ins w:id="206" w:author="Amon Göppert" w:date="2026-05-02T12:31:00Z" w16du:dateUtc="2026-05-02T10:31:00Z">
        <w:r w:rsidR="00F56A64">
          <w:rPr>
            <w:lang w:val="de-DE"/>
          </w:rPr>
          <w:t xml:space="preserve">Klare Strukturen und Prozesse in der Organisation der Unternehmen, die für </w:t>
        </w:r>
      </w:ins>
      <w:ins w:id="207" w:author="Amon Göppert" w:date="2026-05-03T22:42:00Z" w16du:dateUtc="2026-05-03T20:42:00Z">
        <w:r w:rsidR="0006561E">
          <w:rPr>
            <w:lang w:val="de-DE"/>
          </w:rPr>
          <w:t xml:space="preserve">KI-Integration und anorganisches </w:t>
        </w:r>
      </w:ins>
      <w:ins w:id="208" w:author="Amon Göppert" w:date="2026-05-02T12:31:00Z" w16du:dateUtc="2026-05-02T10:31:00Z">
        <w:r w:rsidR="00F56A64">
          <w:rPr>
            <w:lang w:val="de-DE"/>
          </w:rPr>
          <w:t xml:space="preserve">Wachstum </w:t>
        </w:r>
        <w:r w:rsidR="00E840C0">
          <w:rPr>
            <w:lang w:val="de-DE"/>
          </w:rPr>
          <w:t>ausgelegt sind.</w:t>
        </w:r>
      </w:ins>
      <w:del w:id="209" w:author="Amon Göppert" w:date="2026-05-02T12:31:00Z" w16du:dateUtc="2026-05-02T10:31:00Z">
        <w:r w:rsidR="00134071" w:rsidDel="00F56A64">
          <w:rPr>
            <w:lang w:val="de-DE"/>
          </w:rPr>
          <w:delText xml:space="preserve"> </w:delText>
        </w:r>
      </w:del>
    </w:p>
    <w:p w14:paraId="1CC23221" w14:textId="38632FF6" w:rsidR="002E42BF" w:rsidRPr="002C6234" w:rsidRDefault="00653211">
      <w:pPr>
        <w:spacing w:before="240" w:after="80"/>
        <w:rPr>
          <w:lang w:val="de-DE"/>
        </w:rPr>
      </w:pPr>
      <w:del w:id="210" w:author="Amon Göppert" w:date="2026-05-02T12:32:00Z" w16du:dateUtc="2026-05-02T10:32:00Z">
        <w:r w:rsidDel="00E840C0">
          <w:rPr>
            <w:b/>
            <w:bCs/>
            <w:sz w:val="24"/>
            <w:szCs w:val="24"/>
            <w:lang w:val="de-DE"/>
          </w:rPr>
          <w:delText xml:space="preserve">Starke </w:delText>
        </w:r>
      </w:del>
      <w:ins w:id="211" w:author="Maximilian Goeppert" w:date="2026-05-05T09:14:00Z" w16du:dateUtc="2026-05-05T07:14:00Z">
        <w:r w:rsidR="00BB6AD3">
          <w:rPr>
            <w:b/>
            <w:bCs/>
            <w:sz w:val="24"/>
            <w:szCs w:val="24"/>
            <w:lang w:val="de-DE"/>
          </w:rPr>
          <w:t>N</w:t>
        </w:r>
        <w:r w:rsidR="006C3CF7">
          <w:rPr>
            <w:b/>
            <w:bCs/>
            <w:sz w:val="24"/>
            <w:szCs w:val="24"/>
            <w:lang w:val="de-DE"/>
          </w:rPr>
          <w:t>achfolge</w:t>
        </w:r>
        <w:r w:rsidR="00A960A1">
          <w:rPr>
            <w:b/>
            <w:bCs/>
            <w:sz w:val="24"/>
            <w:szCs w:val="24"/>
            <w:lang w:val="de-DE"/>
          </w:rPr>
          <w:t xml:space="preserve"> oder Mit</w:t>
        </w:r>
      </w:ins>
      <w:ins w:id="212" w:author="Maximilian Goeppert" w:date="2026-05-05T11:59:00Z" w16du:dateUtc="2026-05-05T09:59:00Z">
        <w:r w:rsidR="00AF0E55">
          <w:rPr>
            <w:b/>
            <w:bCs/>
            <w:sz w:val="24"/>
            <w:szCs w:val="24"/>
            <w:lang w:val="de-DE"/>
          </w:rPr>
          <w:t>-</w:t>
        </w:r>
        <w:r w:rsidR="00EF08F3">
          <w:rPr>
            <w:b/>
            <w:bCs/>
            <w:sz w:val="24"/>
            <w:szCs w:val="24"/>
            <w:lang w:val="de-DE"/>
          </w:rPr>
          <w:t>U</w:t>
        </w:r>
      </w:ins>
      <w:ins w:id="213" w:author="Maximilian Goeppert" w:date="2026-05-05T09:14:00Z" w16du:dateUtc="2026-05-05T07:14:00Z">
        <w:r w:rsidR="00033B6E">
          <w:rPr>
            <w:b/>
            <w:bCs/>
            <w:sz w:val="24"/>
            <w:szCs w:val="24"/>
            <w:lang w:val="de-DE"/>
          </w:rPr>
          <w:t>ntern</w:t>
        </w:r>
        <w:r w:rsidR="00BE5A86">
          <w:rPr>
            <w:b/>
            <w:bCs/>
            <w:sz w:val="24"/>
            <w:szCs w:val="24"/>
            <w:lang w:val="de-DE"/>
          </w:rPr>
          <w:t>ehmer</w:t>
        </w:r>
      </w:ins>
      <w:ins w:id="214" w:author="Amon Göppert" w:date="2026-05-02T12:32:00Z" w16du:dateUtc="2026-05-02T10:32:00Z">
        <w:del w:id="215" w:author="Maximilian Goeppert" w:date="2026-05-05T09:14:00Z" w16du:dateUtc="2026-05-05T07:14:00Z">
          <w:r w:rsidR="00E840C0" w:rsidDel="00BB6AD3">
            <w:rPr>
              <w:b/>
              <w:bCs/>
              <w:sz w:val="24"/>
              <w:szCs w:val="24"/>
              <w:lang w:val="de-DE"/>
            </w:rPr>
            <w:delText>Ambitionierte</w:delText>
          </w:r>
        </w:del>
        <w:del w:id="216" w:author="Maximilian Goeppert" w:date="2026-05-05T09:13:00Z" w16du:dateUtc="2026-05-05T07:13:00Z">
          <w:r w:rsidR="00E840C0" w:rsidDel="00BB6AD3">
            <w:rPr>
              <w:b/>
              <w:bCs/>
              <w:sz w:val="24"/>
              <w:szCs w:val="24"/>
              <w:lang w:val="de-DE"/>
            </w:rPr>
            <w:delText xml:space="preserve"> </w:delText>
          </w:r>
        </w:del>
      </w:ins>
      <w:del w:id="217" w:author="Maximilian Goeppert" w:date="2026-05-05T09:14:00Z" w16du:dateUtc="2026-05-05T07:14:00Z">
        <w:r w:rsidR="002A01F6" w:rsidDel="00A40FD5">
          <w:rPr>
            <w:b/>
            <w:bCs/>
            <w:sz w:val="24"/>
            <w:szCs w:val="24"/>
            <w:lang w:val="de-DE"/>
          </w:rPr>
          <w:delText>Unternehmer</w:delText>
        </w:r>
      </w:del>
      <w:del w:id="218" w:author="Amon Göppert" w:date="2026-05-02T12:32:00Z" w16du:dateUtc="2026-05-02T10:32:00Z">
        <w:r w:rsidR="002A01F6" w:rsidDel="00E840C0">
          <w:rPr>
            <w:b/>
            <w:bCs/>
            <w:sz w:val="24"/>
            <w:szCs w:val="24"/>
            <w:lang w:val="de-DE"/>
          </w:rPr>
          <w:delText xml:space="preserve"> &amp; Geschäftsführer</w:delText>
        </w:r>
      </w:del>
    </w:p>
    <w:p w14:paraId="1CC23222" w14:textId="2CA93563" w:rsidR="002E42BF" w:rsidRPr="002C6234" w:rsidRDefault="002A01F6">
      <w:pPr>
        <w:spacing w:before="80" w:after="120"/>
        <w:rPr>
          <w:lang w:val="de-DE"/>
        </w:rPr>
      </w:pPr>
      <w:del w:id="219" w:author="Amon Göppert" w:date="2026-05-02T12:32:00Z" w16du:dateUtc="2026-05-02T10:32:00Z">
        <w:r w:rsidDel="00E840C0">
          <w:rPr>
            <w:lang w:val="de-DE"/>
          </w:rPr>
          <w:delText>Ein erfahrenes</w:delText>
        </w:r>
      </w:del>
      <w:del w:id="220" w:author="Amon Göppert" w:date="2026-05-03T22:42:00Z" w16du:dateUtc="2026-05-03T20:42:00Z">
        <w:r w:rsidDel="0006561E">
          <w:rPr>
            <w:lang w:val="de-DE"/>
          </w:rPr>
          <w:delText xml:space="preserve"> Führungsteam ist </w:delText>
        </w:r>
      </w:del>
      <w:del w:id="221" w:author="Amon Göppert" w:date="2026-05-02T12:32:00Z" w16du:dateUtc="2026-05-02T10:32:00Z">
        <w:r w:rsidDel="00E840C0">
          <w:rPr>
            <w:lang w:val="de-DE"/>
          </w:rPr>
          <w:delText xml:space="preserve">der wichtigste Anker für </w:delText>
        </w:r>
      </w:del>
      <w:del w:id="222" w:author="Amon Göppert" w:date="2026-05-03T22:42:00Z" w16du:dateUtc="2026-05-03T20:42:00Z">
        <w:r w:rsidDel="0006561E">
          <w:rPr>
            <w:lang w:val="de-DE"/>
          </w:rPr>
          <w:delText xml:space="preserve">zukünftigen Erfolg. Daher </w:delText>
        </w:r>
        <w:r w:rsidR="00C57600" w:rsidDel="0006561E">
          <w:rPr>
            <w:lang w:val="de-DE"/>
          </w:rPr>
          <w:delText xml:space="preserve">suchen wir nach </w:delText>
        </w:r>
      </w:del>
      <w:del w:id="223" w:author="Amon Göppert" w:date="2026-05-02T12:32:00Z" w16du:dateUtc="2026-05-02T10:32:00Z">
        <w:r w:rsidR="00C57600" w:rsidDel="00E840C0">
          <w:rPr>
            <w:lang w:val="de-DE"/>
          </w:rPr>
          <w:delText xml:space="preserve">Unternehmen </w:delText>
        </w:r>
      </w:del>
      <w:ins w:id="224" w:author="Amon Göppert" w:date="2026-05-02T12:32:00Z" w16du:dateUtc="2026-05-02T10:32:00Z">
        <w:del w:id="225" w:author="Maximilian Goeppert" w:date="2026-05-05T09:14:00Z" w16du:dateUtc="2026-05-05T07:14:00Z">
          <w:r w:rsidR="00E840C0" w:rsidDel="009E2B4E">
            <w:rPr>
              <w:lang w:val="de-DE"/>
            </w:rPr>
            <w:delText xml:space="preserve">Unternehmer, die Fähigkeiten und Ambitionen </w:delText>
          </w:r>
        </w:del>
      </w:ins>
      <w:del w:id="226" w:author="Maximilian Goeppert" w:date="2026-05-05T09:14:00Z" w16du:dateUtc="2026-05-05T07:14:00Z">
        <w:r w:rsidR="00C57600" w:rsidDel="009E2B4E">
          <w:rPr>
            <w:lang w:val="de-DE"/>
          </w:rPr>
          <w:delText xml:space="preserve">von heute und von morgen, die diese Fähigkeiten für den Aufbau einer Gruppe mitbringen. </w:delText>
        </w:r>
      </w:del>
      <w:ins w:id="227" w:author="Maximilian Goeppert" w:date="2026-05-05T09:14:00Z" w16du:dateUtc="2026-05-05T07:14:00Z">
        <w:r w:rsidR="00DD6380">
          <w:rPr>
            <w:lang w:val="de-DE"/>
          </w:rPr>
          <w:t xml:space="preserve">Wir </w:t>
        </w:r>
      </w:ins>
      <w:ins w:id="228" w:author="Maximilian Goeppert" w:date="2026-05-05T09:15:00Z" w16du:dateUtc="2026-05-05T07:15:00Z">
        <w:r w:rsidR="007F0694">
          <w:rPr>
            <w:lang w:val="de-DE"/>
          </w:rPr>
          <w:t xml:space="preserve">führen Lebenswerke </w:t>
        </w:r>
      </w:ins>
      <w:ins w:id="229" w:author="Maximilian Goeppert" w:date="2026-05-05T09:17:00Z" w16du:dateUtc="2026-05-05T07:17:00Z">
        <w:r w:rsidR="00A36935">
          <w:rPr>
            <w:lang w:val="de-DE"/>
          </w:rPr>
          <w:t>bei</w:t>
        </w:r>
        <w:r w:rsidR="00BF7690">
          <w:rPr>
            <w:lang w:val="de-DE"/>
          </w:rPr>
          <w:t xml:space="preserve"> </w:t>
        </w:r>
      </w:ins>
      <w:ins w:id="230" w:author="Maximilian Goeppert" w:date="2026-05-05T11:58:00Z" w16du:dateUtc="2026-05-05T09:58:00Z">
        <w:r w:rsidR="00253615">
          <w:rPr>
            <w:lang w:val="de-DE"/>
          </w:rPr>
          <w:t>Nachfo</w:t>
        </w:r>
        <w:r w:rsidR="001B29A6">
          <w:rPr>
            <w:lang w:val="de-DE"/>
          </w:rPr>
          <w:t>lgesitu</w:t>
        </w:r>
        <w:r w:rsidR="00110E5E">
          <w:rPr>
            <w:lang w:val="de-DE"/>
          </w:rPr>
          <w:t>ation</w:t>
        </w:r>
        <w:r w:rsidR="00793B5F">
          <w:rPr>
            <w:lang w:val="de-DE"/>
          </w:rPr>
          <w:t>en</w:t>
        </w:r>
      </w:ins>
      <w:ins w:id="231" w:author="Maximilian Goeppert" w:date="2026-05-05T09:17:00Z" w16du:dateUtc="2026-05-05T07:17:00Z">
        <w:r w:rsidR="001074DD">
          <w:rPr>
            <w:lang w:val="de-DE"/>
          </w:rPr>
          <w:t xml:space="preserve"> </w:t>
        </w:r>
      </w:ins>
      <w:ins w:id="232" w:author="Maximilian Goeppert" w:date="2026-05-05T09:15:00Z" w16du:dateUtc="2026-05-05T07:15:00Z">
        <w:r w:rsidR="007F0694">
          <w:rPr>
            <w:lang w:val="de-DE"/>
          </w:rPr>
          <w:t xml:space="preserve">weiter </w:t>
        </w:r>
      </w:ins>
      <w:ins w:id="233" w:author="Maximilian Goeppert" w:date="2026-05-05T11:59:00Z" w16du:dateUtc="2026-05-05T09:59:00Z">
        <w:r w:rsidR="005863FD">
          <w:rPr>
            <w:lang w:val="de-DE"/>
          </w:rPr>
          <w:t>oder</w:t>
        </w:r>
      </w:ins>
      <w:ins w:id="234" w:author="Maximilian Goeppert" w:date="2026-05-05T09:15:00Z" w16du:dateUtc="2026-05-05T07:15:00Z">
        <w:r w:rsidR="00625267">
          <w:rPr>
            <w:lang w:val="de-DE"/>
          </w:rPr>
          <w:t xml:space="preserve"> </w:t>
        </w:r>
        <w:r w:rsidR="00A24872">
          <w:rPr>
            <w:lang w:val="de-DE"/>
          </w:rPr>
          <w:t>engagieren</w:t>
        </w:r>
        <w:r w:rsidR="00C1523E">
          <w:rPr>
            <w:lang w:val="de-DE"/>
          </w:rPr>
          <w:t xml:space="preserve"> un</w:t>
        </w:r>
        <w:r w:rsidR="00A463A2">
          <w:rPr>
            <w:lang w:val="de-DE"/>
          </w:rPr>
          <w:t>s</w:t>
        </w:r>
        <w:r w:rsidR="00D441F8">
          <w:rPr>
            <w:lang w:val="de-DE"/>
          </w:rPr>
          <w:t xml:space="preserve"> gemeinsam </w:t>
        </w:r>
        <w:r w:rsidR="003F621F">
          <w:rPr>
            <w:lang w:val="de-DE"/>
          </w:rPr>
          <w:t xml:space="preserve">mit </w:t>
        </w:r>
      </w:ins>
      <w:ins w:id="235" w:author="Maximilian Goeppert" w:date="2026-05-05T09:16:00Z" w16du:dateUtc="2026-05-05T07:16:00Z">
        <w:r w:rsidR="00B27C7A">
          <w:rPr>
            <w:lang w:val="de-DE"/>
          </w:rPr>
          <w:t xml:space="preserve">ambitionierten </w:t>
        </w:r>
      </w:ins>
      <w:ins w:id="236" w:author="Maximilian Goeppert" w:date="2026-05-05T11:59:00Z" w16du:dateUtc="2026-05-05T09:59:00Z">
        <w:r w:rsidR="00D72BFC">
          <w:rPr>
            <w:lang w:val="de-DE"/>
          </w:rPr>
          <w:t>Mit</w:t>
        </w:r>
        <w:r w:rsidR="008205FA">
          <w:rPr>
            <w:lang w:val="de-DE"/>
          </w:rPr>
          <w:t>-</w:t>
        </w:r>
        <w:r w:rsidR="00AC3BA5">
          <w:rPr>
            <w:lang w:val="de-DE"/>
          </w:rPr>
          <w:t>U</w:t>
        </w:r>
      </w:ins>
      <w:ins w:id="237" w:author="Maximilian Goeppert" w:date="2026-05-05T09:16:00Z" w16du:dateUtc="2026-05-05T07:16:00Z">
        <w:r w:rsidR="00AF69DC">
          <w:rPr>
            <w:lang w:val="de-DE"/>
          </w:rPr>
          <w:t>n</w:t>
        </w:r>
        <w:r w:rsidR="00B27C7A">
          <w:rPr>
            <w:lang w:val="de-DE"/>
          </w:rPr>
          <w:t>ter</w:t>
        </w:r>
        <w:r w:rsidR="00AF69DC">
          <w:rPr>
            <w:lang w:val="de-DE"/>
          </w:rPr>
          <w:t>nehme</w:t>
        </w:r>
      </w:ins>
      <w:ins w:id="238" w:author="Maximilian Goeppert" w:date="2026-05-05T11:59:00Z" w16du:dateUtc="2026-05-05T09:59:00Z">
        <w:r w:rsidR="005C0D07">
          <w:rPr>
            <w:lang w:val="de-DE"/>
          </w:rPr>
          <w:t>rn</w:t>
        </w:r>
      </w:ins>
      <w:ins w:id="239" w:author="Maximilian Goeppert" w:date="2026-05-05T09:16:00Z" w16du:dateUtc="2026-05-05T07:16:00Z">
        <w:r w:rsidR="00C426E6">
          <w:rPr>
            <w:lang w:val="de-DE"/>
          </w:rPr>
          <w:t>,</w:t>
        </w:r>
        <w:r w:rsidR="009E206B">
          <w:rPr>
            <w:lang w:val="de-DE"/>
          </w:rPr>
          <w:t xml:space="preserve"> die </w:t>
        </w:r>
        <w:r w:rsidR="00AE47EB">
          <w:rPr>
            <w:lang w:val="de-DE"/>
          </w:rPr>
          <w:t>mit uns den We</w:t>
        </w:r>
        <w:r w:rsidR="00DB0EE2">
          <w:rPr>
            <w:lang w:val="de-DE"/>
          </w:rPr>
          <w:t>g geme</w:t>
        </w:r>
        <w:r w:rsidR="00CE47C8">
          <w:rPr>
            <w:lang w:val="de-DE"/>
          </w:rPr>
          <w:t>insam b</w:t>
        </w:r>
        <w:r w:rsidR="00C8391D">
          <w:rPr>
            <w:lang w:val="de-DE"/>
          </w:rPr>
          <w:t>eschreiten w</w:t>
        </w:r>
        <w:r w:rsidR="00C612E9">
          <w:rPr>
            <w:lang w:val="de-DE"/>
          </w:rPr>
          <w:t>ollen</w:t>
        </w:r>
      </w:ins>
      <w:ins w:id="240" w:author="Maximilian Goeppert" w:date="2026-05-05T12:00:00Z" w16du:dateUtc="2026-05-05T10:00:00Z">
        <w:r w:rsidR="006756BC">
          <w:rPr>
            <w:lang w:val="de-DE"/>
          </w:rPr>
          <w:t xml:space="preserve"> und e</w:t>
        </w:r>
        <w:r w:rsidR="00850DC6">
          <w:rPr>
            <w:lang w:val="de-DE"/>
          </w:rPr>
          <w:t>rfolgreiche Gr</w:t>
        </w:r>
        <w:r w:rsidR="00A936C3">
          <w:rPr>
            <w:lang w:val="de-DE"/>
          </w:rPr>
          <w:t>uppenau</w:t>
        </w:r>
        <w:r w:rsidR="000E0589">
          <w:rPr>
            <w:lang w:val="de-DE"/>
          </w:rPr>
          <w:t>fbauen</w:t>
        </w:r>
        <w:r w:rsidR="00F37AC9">
          <w:rPr>
            <w:lang w:val="de-DE"/>
          </w:rPr>
          <w:t xml:space="preserve"> wollen</w:t>
        </w:r>
      </w:ins>
      <w:ins w:id="241" w:author="Maximilian Goeppert" w:date="2026-05-05T09:16:00Z" w16du:dateUtc="2026-05-05T07:16:00Z">
        <w:r w:rsidR="00C612E9">
          <w:rPr>
            <w:lang w:val="de-DE"/>
          </w:rPr>
          <w:t>.</w:t>
        </w:r>
      </w:ins>
      <w:ins w:id="242" w:author="Maximilian Goeppert" w:date="2026-05-05T11:59:00Z" w16du:dateUtc="2026-05-05T09:59:00Z">
        <w:r w:rsidR="00AA5575">
          <w:rPr>
            <w:lang w:val="de-DE"/>
          </w:rPr>
          <w:t xml:space="preserve"> </w:t>
        </w:r>
      </w:ins>
    </w:p>
    <w:p w14:paraId="1CC23223" w14:textId="53A06598" w:rsidR="002E42BF" w:rsidRPr="002C6234" w:rsidRDefault="000F605B">
      <w:pPr>
        <w:spacing w:before="240" w:after="80"/>
        <w:rPr>
          <w:lang w:val="de-DE"/>
        </w:rPr>
      </w:pPr>
      <w:ins w:id="243" w:author="Amon Göppert" w:date="2026-05-04T11:43:00Z" w16du:dateUtc="2026-05-04T09:43:00Z">
        <w:r>
          <w:rPr>
            <w:b/>
            <w:bCs/>
            <w:sz w:val="24"/>
            <w:szCs w:val="24"/>
            <w:lang w:val="de-DE"/>
          </w:rPr>
          <w:t xml:space="preserve">Unternehmen </w:t>
        </w:r>
      </w:ins>
      <w:ins w:id="244" w:author="Amon Göppert" w:date="2026-05-04T12:09:00Z" w16du:dateUtc="2026-05-04T10:09:00Z">
        <w:r w:rsidR="00712589">
          <w:rPr>
            <w:b/>
            <w:bCs/>
            <w:sz w:val="24"/>
            <w:szCs w:val="24"/>
            <w:lang w:val="de-DE"/>
          </w:rPr>
          <w:t>als Plattform</w:t>
        </w:r>
      </w:ins>
      <w:del w:id="245" w:author="Amon Göppert" w:date="2026-05-03T23:02:00Z" w16du:dateUtc="2026-05-03T21:02:00Z">
        <w:r w:rsidR="00A15C2F" w:rsidDel="0080270C">
          <w:rPr>
            <w:b/>
            <w:bCs/>
            <w:sz w:val="24"/>
            <w:szCs w:val="24"/>
            <w:lang w:val="de-DE"/>
          </w:rPr>
          <w:delText xml:space="preserve">Mindestens </w:delText>
        </w:r>
      </w:del>
      <w:del w:id="246" w:author="Amon Göppert" w:date="2026-05-04T11:57:00Z" w16du:dateUtc="2026-05-04T09:57:00Z">
        <w:r w:rsidR="00A15C2F" w:rsidDel="00A74F2E">
          <w:rPr>
            <w:b/>
            <w:bCs/>
            <w:sz w:val="24"/>
            <w:szCs w:val="24"/>
            <w:lang w:val="de-DE"/>
          </w:rPr>
          <w:delText>€10 -100 Millionen</w:delText>
        </w:r>
      </w:del>
    </w:p>
    <w:p w14:paraId="1CC23224" w14:textId="20ED9609" w:rsidR="002E42BF" w:rsidRPr="002C6234" w:rsidDel="0006561E" w:rsidRDefault="00FF44AC" w:rsidP="00C2411D">
      <w:pPr>
        <w:spacing w:before="80" w:after="120"/>
        <w:rPr>
          <w:del w:id="247" w:author="Amon Göppert" w:date="2026-05-03T22:41:00Z" w16du:dateUtc="2026-05-03T20:41:00Z"/>
          <w:lang w:val="de-DE"/>
        </w:rPr>
      </w:pPr>
      <w:ins w:id="248" w:author="Amon Göppert" w:date="2026-05-04T11:43:00Z" w16du:dateUtc="2026-05-04T09:43:00Z">
        <w:r>
          <w:rPr>
            <w:lang w:val="de-DE"/>
          </w:rPr>
          <w:t xml:space="preserve">Wir suchen </w:t>
        </w:r>
      </w:ins>
      <w:ins w:id="249" w:author="Amon Göppert" w:date="2026-05-04T11:58:00Z" w16du:dateUtc="2026-05-04T09:58:00Z">
        <w:r w:rsidR="00E5736B">
          <w:rPr>
            <w:lang w:val="de-DE"/>
          </w:rPr>
          <w:t xml:space="preserve">vorrangig Unternehmen als </w:t>
        </w:r>
      </w:ins>
      <w:ins w:id="250" w:author="Amon Göppert" w:date="2026-05-02T12:33:00Z" w16du:dateUtc="2026-05-02T10:33:00Z">
        <w:r w:rsidR="00686F4F">
          <w:rPr>
            <w:lang w:val="de-DE"/>
          </w:rPr>
          <w:t xml:space="preserve">Plattform </w:t>
        </w:r>
      </w:ins>
      <w:del w:id="251" w:author="Amon Göppert" w:date="2026-05-02T12:33:00Z" w16du:dateUtc="2026-05-02T10:33:00Z">
        <w:r w:rsidR="00C2411D" w:rsidDel="00686F4F">
          <w:rPr>
            <w:lang w:val="de-DE"/>
          </w:rPr>
          <w:delText xml:space="preserve">Wir </w:delText>
        </w:r>
      </w:del>
      <w:del w:id="252" w:author="Amon Göppert" w:date="2026-05-02T12:32:00Z" w16du:dateUtc="2026-05-02T10:32:00Z">
        <w:r w:rsidR="00C2411D" w:rsidDel="00E840C0">
          <w:rPr>
            <w:lang w:val="de-DE"/>
          </w:rPr>
          <w:delText>fokussiren</w:delText>
        </w:r>
      </w:del>
      <w:del w:id="253" w:author="Amon Göppert" w:date="2026-05-02T12:33:00Z" w16du:dateUtc="2026-05-02T10:33:00Z">
        <w:r w:rsidR="00C2411D" w:rsidDel="00686F4F">
          <w:rPr>
            <w:lang w:val="de-DE"/>
          </w:rPr>
          <w:delText xml:space="preserve"> uns auf Unternehmen </w:delText>
        </w:r>
      </w:del>
      <w:r w:rsidR="00C2411D">
        <w:rPr>
          <w:lang w:val="de-DE"/>
        </w:rPr>
        <w:t xml:space="preserve">mit einem Umsatz von </w:t>
      </w:r>
      <w:del w:id="254" w:author="Amon Göppert" w:date="2026-05-04T18:12:00Z" w16du:dateUtc="2026-05-04T16:12:00Z">
        <w:r w:rsidR="00C2411D" w:rsidDel="00202288">
          <w:rPr>
            <w:lang w:val="de-DE"/>
          </w:rPr>
          <w:delText>€</w:delText>
        </w:r>
      </w:del>
      <w:r w:rsidR="00C2411D">
        <w:rPr>
          <w:lang w:val="de-DE"/>
        </w:rPr>
        <w:t xml:space="preserve">10-100 </w:t>
      </w:r>
      <w:del w:id="255" w:author="Amon Göppert" w:date="2026-05-04T18:12:00Z" w16du:dateUtc="2026-05-04T16:12:00Z">
        <w:r w:rsidR="00C2411D" w:rsidDel="00202288">
          <w:rPr>
            <w:lang w:val="de-DE"/>
          </w:rPr>
          <w:delText>Millionen</w:delText>
        </w:r>
      </w:del>
      <w:ins w:id="256" w:author="Amon Göppert" w:date="2026-05-04T18:12:00Z" w16du:dateUtc="2026-05-04T16:12:00Z">
        <w:r w:rsidR="00202288">
          <w:rPr>
            <w:lang w:val="de-DE"/>
          </w:rPr>
          <w:t>Mio. €</w:t>
        </w:r>
      </w:ins>
      <w:del w:id="257" w:author="Amon Göppert" w:date="2026-05-04T11:43:00Z" w16du:dateUtc="2026-05-04T09:43:00Z">
        <w:r w:rsidR="00C2411D" w:rsidDel="00FF44AC">
          <w:rPr>
            <w:lang w:val="de-DE"/>
          </w:rPr>
          <w:delText>.</w:delText>
        </w:r>
        <w:r w:rsidR="00C2411D" w:rsidRPr="002C6234" w:rsidDel="00FF44AC">
          <w:rPr>
            <w:lang w:val="de-DE"/>
          </w:rPr>
          <w:delText xml:space="preserve"> </w:delText>
        </w:r>
      </w:del>
      <w:ins w:id="258" w:author="Amon Göppert" w:date="2026-05-04T11:43:00Z" w16du:dateUtc="2026-05-04T09:43:00Z">
        <w:r>
          <w:rPr>
            <w:lang w:val="de-DE"/>
          </w:rPr>
          <w:t xml:space="preserve"> sowie</w:t>
        </w:r>
        <w:r w:rsidRPr="002C6234">
          <w:rPr>
            <w:lang w:val="de-DE"/>
          </w:rPr>
          <w:t xml:space="preserve"> </w:t>
        </w:r>
      </w:ins>
      <w:del w:id="259" w:author="Amon Göppert" w:date="2026-05-04T11:43:00Z" w16du:dateUtc="2026-05-04T09:43:00Z">
        <w:r w:rsidR="00C2411D" w:rsidRPr="002C6234" w:rsidDel="00FF44AC">
          <w:rPr>
            <w:lang w:val="de-DE"/>
          </w:rPr>
          <w:delText xml:space="preserve">Ergänzende </w:delText>
        </w:r>
      </w:del>
      <w:ins w:id="260" w:author="Amon Göppert" w:date="2026-05-04T11:43:00Z" w16du:dateUtc="2026-05-04T09:43:00Z">
        <w:r>
          <w:rPr>
            <w:lang w:val="de-DE"/>
          </w:rPr>
          <w:t>e</w:t>
        </w:r>
        <w:r w:rsidRPr="002C6234">
          <w:rPr>
            <w:lang w:val="de-DE"/>
          </w:rPr>
          <w:t xml:space="preserve">rgänzende </w:t>
        </w:r>
      </w:ins>
      <w:r w:rsidR="00C2411D" w:rsidRPr="002C6234">
        <w:rPr>
          <w:lang w:val="de-DE"/>
        </w:rPr>
        <w:t xml:space="preserve">Zukäufe </w:t>
      </w:r>
      <w:ins w:id="261" w:author="Amon Göppert" w:date="2026-05-02T12:34:00Z" w16du:dateUtc="2026-05-02T10:34:00Z">
        <w:r w:rsidR="00C86CEB">
          <w:rPr>
            <w:lang w:val="de-DE"/>
          </w:rPr>
          <w:t xml:space="preserve">als Add-ons </w:t>
        </w:r>
      </w:ins>
      <w:del w:id="262" w:author="Amon Göppert" w:date="2026-05-02T12:34:00Z" w16du:dateUtc="2026-05-02T10:34:00Z">
        <w:r w:rsidR="00C2411D" w:rsidDel="00C86CEB">
          <w:rPr>
            <w:lang w:val="de-DE"/>
          </w:rPr>
          <w:delText xml:space="preserve">schaien wir ab </w:delText>
        </w:r>
      </w:del>
      <w:r w:rsidR="00C2411D" w:rsidRPr="002C6234">
        <w:rPr>
          <w:lang w:val="de-DE"/>
        </w:rPr>
        <w:t>ab</w:t>
      </w:r>
      <w:ins w:id="263" w:author="Amon Göppert" w:date="2026-05-04T18:12:00Z" w16du:dateUtc="2026-05-04T16:12:00Z">
        <w:r w:rsidR="00202288">
          <w:rPr>
            <w:lang w:val="de-DE"/>
          </w:rPr>
          <w:t xml:space="preserve"> einem Umsatz von</w:t>
        </w:r>
      </w:ins>
      <w:r w:rsidR="00C2411D" w:rsidRPr="002C6234">
        <w:rPr>
          <w:lang w:val="de-DE"/>
        </w:rPr>
        <w:t xml:space="preserve"> 3 Mio. €</w:t>
      </w:r>
      <w:del w:id="264" w:author="Amon Göppert" w:date="2026-05-04T18:12:00Z" w16du:dateUtc="2026-05-04T16:12:00Z">
        <w:r w:rsidR="00C2411D" w:rsidRPr="002C6234" w:rsidDel="00202288">
          <w:rPr>
            <w:lang w:val="de-DE"/>
          </w:rPr>
          <w:delText xml:space="preserve"> Umsatz</w:delText>
        </w:r>
      </w:del>
      <w:del w:id="265" w:author="Amon Göppert" w:date="2026-05-04T11:43:00Z" w16du:dateUtc="2026-05-04T09:43:00Z">
        <w:r w:rsidR="00C2411D" w:rsidDel="00FF44AC">
          <w:rPr>
            <w:lang w:val="de-DE"/>
          </w:rPr>
          <w:delText xml:space="preserve"> an</w:delText>
        </w:r>
      </w:del>
      <w:del w:id="266" w:author="Amon Göppert" w:date="2026-05-03T22:09:00Z" w16du:dateUtc="2026-05-03T20:09:00Z">
        <w:r w:rsidR="00C2411D" w:rsidDel="00D52AB0">
          <w:rPr>
            <w:lang w:val="de-DE"/>
          </w:rPr>
          <w:delText xml:space="preserve"> (besser formulieren)</w:delText>
        </w:r>
      </w:del>
      <w:ins w:id="267" w:author="Amon Göppert" w:date="2026-05-03T22:09:00Z" w16du:dateUtc="2026-05-03T20:09:00Z">
        <w:r w:rsidR="00D52AB0">
          <w:rPr>
            <w:lang w:val="de-DE"/>
          </w:rPr>
          <w:t>.</w:t>
        </w:r>
      </w:ins>
    </w:p>
    <w:p w14:paraId="42B0F45F" w14:textId="77777777" w:rsidR="00A24872" w:rsidRDefault="00A24872" w:rsidP="002133E9">
      <w:pPr>
        <w:rPr>
          <w:ins w:id="268" w:author="Maximilian Goeppert" w:date="2026-05-05T09:15:00Z" w16du:dateUtc="2026-05-05T07:15:00Z"/>
          <w:lang w:val="de-DE"/>
        </w:rPr>
      </w:pPr>
    </w:p>
    <w:p w14:paraId="08B2E491" w14:textId="77777777" w:rsidR="00A24872" w:rsidRDefault="00A24872" w:rsidP="002133E9">
      <w:pPr>
        <w:rPr>
          <w:ins w:id="269" w:author="Maximilian Goeppert" w:date="2026-05-05T09:15:00Z" w16du:dateUtc="2026-05-05T07:15:00Z"/>
          <w:lang w:val="de-DE"/>
        </w:rPr>
      </w:pPr>
    </w:p>
    <w:p w14:paraId="7DE1F70E" w14:textId="485C22E3" w:rsidR="00A24872" w:rsidRDefault="00040E94" w:rsidP="002133E9">
      <w:pPr>
        <w:rPr>
          <w:ins w:id="270" w:author="Maximilian Goeppert" w:date="2026-05-05T09:15:00Z" w16du:dateUtc="2026-05-05T07:15:00Z"/>
          <w:lang w:val="de-DE"/>
        </w:rPr>
      </w:pPr>
      <w:ins w:id="271" w:author="Maximilian Goeppert" w:date="2026-05-05T09:18:00Z" w16du:dateUtc="2026-05-05T07:18:00Z">
        <w:r>
          <w:rPr>
            <w:b/>
            <w:bCs/>
            <w:caps/>
            <w:color w:val="888888"/>
            <w:sz w:val="20"/>
            <w:szCs w:val="20"/>
            <w:lang w:val="de-DE"/>
          </w:rPr>
          <w:t>Nach</w:t>
        </w:r>
        <w:r w:rsidR="009904F9">
          <w:rPr>
            <w:b/>
            <w:bCs/>
            <w:caps/>
            <w:color w:val="888888"/>
            <w:sz w:val="20"/>
            <w:szCs w:val="20"/>
            <w:lang w:val="de-DE"/>
          </w:rPr>
          <w:t>folge</w:t>
        </w:r>
        <w:r w:rsidR="00B62696">
          <w:rPr>
            <w:b/>
            <w:bCs/>
            <w:caps/>
            <w:color w:val="888888"/>
            <w:sz w:val="20"/>
            <w:szCs w:val="20"/>
            <w:lang w:val="de-DE"/>
          </w:rPr>
          <w:t>unter</w:t>
        </w:r>
        <w:r w:rsidR="00A221D9">
          <w:rPr>
            <w:b/>
            <w:bCs/>
            <w:caps/>
            <w:color w:val="888888"/>
            <w:sz w:val="20"/>
            <w:szCs w:val="20"/>
            <w:lang w:val="de-DE"/>
          </w:rPr>
          <w:t xml:space="preserve">nehmer &amp; </w:t>
        </w:r>
        <w:r w:rsidR="00D94171">
          <w:rPr>
            <w:b/>
            <w:bCs/>
            <w:caps/>
            <w:color w:val="888888"/>
            <w:sz w:val="20"/>
            <w:szCs w:val="20"/>
            <w:lang w:val="de-DE"/>
          </w:rPr>
          <w:t>Op</w:t>
        </w:r>
        <w:r w:rsidR="00DE6C65">
          <w:rPr>
            <w:b/>
            <w:bCs/>
            <w:caps/>
            <w:color w:val="888888"/>
            <w:sz w:val="20"/>
            <w:szCs w:val="20"/>
            <w:lang w:val="de-DE"/>
          </w:rPr>
          <w:t>e</w:t>
        </w:r>
        <w:r w:rsidR="00CD5911">
          <w:rPr>
            <w:b/>
            <w:bCs/>
            <w:caps/>
            <w:color w:val="888888"/>
            <w:sz w:val="20"/>
            <w:szCs w:val="20"/>
            <w:lang w:val="de-DE"/>
          </w:rPr>
          <w:t>rato</w:t>
        </w:r>
        <w:r w:rsidR="00B85298">
          <w:rPr>
            <w:b/>
            <w:bCs/>
            <w:caps/>
            <w:color w:val="888888"/>
            <w:sz w:val="20"/>
            <w:szCs w:val="20"/>
            <w:lang w:val="de-DE"/>
          </w:rPr>
          <w:t>r</w:t>
        </w:r>
      </w:ins>
    </w:p>
    <w:p w14:paraId="1CC23225" w14:textId="3398898F" w:rsidR="002E42BF" w:rsidRPr="002C6234" w:rsidDel="0006561E" w:rsidRDefault="00A15C2F">
      <w:pPr>
        <w:spacing w:before="240" w:after="80"/>
        <w:rPr>
          <w:del w:id="272" w:author="Amon Göppert" w:date="2026-05-03T22:41:00Z" w16du:dateUtc="2026-05-03T20:41:00Z"/>
          <w:lang w:val="de-DE"/>
        </w:rPr>
      </w:pPr>
      <w:del w:id="273" w:author="Amon Göppert" w:date="2026-05-03T22:41:00Z" w16du:dateUtc="2026-05-03T20:41:00Z">
        <w:r w:rsidDel="0006561E">
          <w:rPr>
            <w:b/>
            <w:bCs/>
            <w:sz w:val="24"/>
            <w:szCs w:val="24"/>
            <w:lang w:val="de-DE"/>
          </w:rPr>
          <w:delText>DACH Fokus</w:delText>
        </w:r>
      </w:del>
    </w:p>
    <w:p w14:paraId="1CC23226" w14:textId="76421D1D" w:rsidR="00290424" w:rsidDel="0006561E" w:rsidRDefault="00A15C2F">
      <w:pPr>
        <w:spacing w:before="80" w:after="120"/>
        <w:rPr>
          <w:del w:id="274" w:author="Amon Göppert" w:date="2026-05-03T22:41:00Z" w16du:dateUtc="2026-05-03T20:41:00Z"/>
          <w:lang w:val="de-DE"/>
        </w:rPr>
      </w:pPr>
      <w:del w:id="275" w:author="Amon Göppert" w:date="2026-05-03T22:41:00Z" w16du:dateUtc="2026-05-03T20:41:00Z">
        <w:r w:rsidDel="0006561E">
          <w:rPr>
            <w:lang w:val="de-DE"/>
          </w:rPr>
          <w:delText xml:space="preserve">Wir </w:delText>
        </w:r>
      </w:del>
      <w:del w:id="276" w:author="Amon Göppert" w:date="2026-05-02T12:34:00Z" w16du:dateUtc="2026-05-02T10:34:00Z">
        <w:r w:rsidDel="00C86CEB">
          <w:rPr>
            <w:lang w:val="de-DE"/>
          </w:rPr>
          <w:delText>fokusieren</w:delText>
        </w:r>
      </w:del>
      <w:del w:id="277" w:author="Amon Göppert" w:date="2026-05-03T22:41:00Z" w16du:dateUtc="2026-05-03T20:41:00Z">
        <w:r w:rsidDel="0006561E">
          <w:rPr>
            <w:lang w:val="de-DE"/>
          </w:rPr>
          <w:delText xml:space="preserve"> uns auf Unternehmen im DACH</w:delText>
        </w:r>
      </w:del>
      <w:del w:id="278" w:author="Amon Göppert" w:date="2026-05-02T12:34:00Z" w16du:dateUtc="2026-05-02T10:34:00Z">
        <w:r w:rsidDel="00C86CEB">
          <w:rPr>
            <w:lang w:val="de-DE"/>
          </w:rPr>
          <w:delText xml:space="preserve"> </w:delText>
        </w:r>
      </w:del>
      <w:del w:id="279" w:author="Amon Göppert" w:date="2026-05-03T22:41:00Z" w16du:dateUtc="2026-05-03T20:41:00Z">
        <w:r w:rsidDel="0006561E">
          <w:rPr>
            <w:lang w:val="de-DE"/>
          </w:rPr>
          <w:delText>Raum</w:delText>
        </w:r>
        <w:r w:rsidR="00290424" w:rsidDel="0006561E">
          <w:rPr>
            <w:lang w:val="de-DE"/>
          </w:rPr>
          <w:delText>.</w:delText>
        </w:r>
      </w:del>
    </w:p>
    <w:p w14:paraId="6BC6EEA3" w14:textId="02C0D547" w:rsidR="00290424" w:rsidDel="004711A1" w:rsidRDefault="00290424">
      <w:pPr>
        <w:spacing w:before="80" w:after="120"/>
        <w:rPr>
          <w:del w:id="280" w:author="Maximilian Goeppert" w:date="2026-05-05T09:14:00Z" w16du:dateUtc="2026-05-05T07:14:00Z"/>
          <w:lang w:val="de-DE"/>
        </w:rPr>
      </w:pPr>
    </w:p>
    <w:p w14:paraId="12E76759" w14:textId="29D06762" w:rsidR="00290424" w:rsidDel="002133E9" w:rsidRDefault="00290424">
      <w:pPr>
        <w:spacing w:before="80" w:after="120"/>
        <w:rPr>
          <w:del w:id="281" w:author="Maximilian Goeppert" w:date="2026-05-05T09:14:00Z" w16du:dateUtc="2026-05-05T07:14:00Z"/>
          <w:lang w:val="de-DE"/>
        </w:rPr>
      </w:pPr>
    </w:p>
    <w:p w14:paraId="656ACC85" w14:textId="3DA3D4E6" w:rsidR="00290424" w:rsidDel="002133E9" w:rsidRDefault="00290424">
      <w:pPr>
        <w:rPr>
          <w:del w:id="282" w:author="Maximilian Goeppert" w:date="2026-05-05T09:14:00Z" w16du:dateUtc="2026-05-05T07:14:00Z"/>
          <w:lang w:val="de-DE"/>
        </w:rPr>
      </w:pPr>
      <w:del w:id="283" w:author="Maximilian Goeppert" w:date="2026-05-05T09:14:00Z" w16du:dateUtc="2026-05-05T07:14:00Z">
        <w:r w:rsidDel="002133E9">
          <w:rPr>
            <w:lang w:val="de-DE"/>
          </w:rPr>
          <w:br w:type="page"/>
        </w:r>
      </w:del>
    </w:p>
    <w:p w14:paraId="437088B5" w14:textId="77777777" w:rsidR="002E42BF" w:rsidRPr="002C6234" w:rsidDel="00574600" w:rsidRDefault="002E42BF" w:rsidP="002133E9">
      <w:pPr>
        <w:rPr>
          <w:del w:id="284" w:author="Maximilian Goeppert" w:date="2026-05-05T09:15:00Z" w16du:dateUtc="2026-05-05T07:15:00Z"/>
          <w:lang w:val="de-DE"/>
        </w:rPr>
        <w:pPrChange w:id="285" w:author="Maximilian Goeppert" w:date="2026-05-05T09:14:00Z" w16du:dateUtc="2026-05-05T07:14:00Z">
          <w:pPr>
            <w:spacing w:before="80" w:after="120"/>
          </w:pPr>
        </w:pPrChange>
      </w:pPr>
    </w:p>
    <w:p w14:paraId="062F5F3B" w14:textId="6C97A34B" w:rsidR="007B77C3" w:rsidRPr="002C6234" w:rsidRDefault="003B7083" w:rsidP="007B77C3">
      <w:pPr>
        <w:pStyle w:val="Heading2"/>
        <w:spacing w:before="300" w:after="120"/>
        <w:rPr>
          <w:ins w:id="286" w:author="Maximilian Goeppert" w:date="2026-05-05T09:15:00Z" w16du:dateUtc="2026-05-05T07:15:00Z"/>
          <w:lang w:val="de-DE"/>
        </w:rPr>
      </w:pPr>
      <w:ins w:id="287" w:author="Maximilian Goeppert" w:date="2026-05-05T11:56:00Z" w16du:dateUtc="2026-05-05T09:56:00Z">
        <w:r>
          <w:rPr>
            <w:b/>
            <w:bCs/>
            <w:lang w:val="de-DE"/>
          </w:rPr>
          <w:t>Motivierte</w:t>
        </w:r>
        <w:r w:rsidR="00612554">
          <w:rPr>
            <w:b/>
            <w:bCs/>
            <w:lang w:val="de-DE"/>
          </w:rPr>
          <w:t xml:space="preserve"> </w:t>
        </w:r>
        <w:r w:rsidR="000F52FC">
          <w:rPr>
            <w:b/>
            <w:bCs/>
            <w:lang w:val="de-DE"/>
          </w:rPr>
          <w:t>Nach</w:t>
        </w:r>
      </w:ins>
      <w:ins w:id="288" w:author="Maximilian Goeppert" w:date="2026-05-05T11:58:00Z" w16du:dateUtc="2026-05-05T09:58:00Z">
        <w:r w:rsidR="00040258">
          <w:rPr>
            <w:b/>
            <w:bCs/>
            <w:lang w:val="de-DE"/>
          </w:rPr>
          <w:t>f</w:t>
        </w:r>
      </w:ins>
      <w:ins w:id="289" w:author="Maximilian Goeppert" w:date="2026-05-05T11:56:00Z" w16du:dateUtc="2026-05-05T09:56:00Z">
        <w:r w:rsidR="00656F2D">
          <w:rPr>
            <w:b/>
            <w:bCs/>
            <w:lang w:val="de-DE"/>
          </w:rPr>
          <w:t>ol</w:t>
        </w:r>
        <w:r w:rsidR="00AC7F5E">
          <w:rPr>
            <w:b/>
            <w:bCs/>
            <w:lang w:val="de-DE"/>
          </w:rPr>
          <w:t>ge</w:t>
        </w:r>
        <w:r w:rsidR="00836818">
          <w:rPr>
            <w:b/>
            <w:bCs/>
            <w:lang w:val="de-DE"/>
          </w:rPr>
          <w:t>unternehmer und Operato</w:t>
        </w:r>
        <w:r w:rsidR="00D260D7">
          <w:rPr>
            <w:b/>
            <w:bCs/>
            <w:lang w:val="de-DE"/>
          </w:rPr>
          <w:t>r</w:t>
        </w:r>
      </w:ins>
    </w:p>
    <w:p w14:paraId="62650464" w14:textId="18DE779E" w:rsidR="007B77C3" w:rsidRPr="002C6234" w:rsidRDefault="007B77C3" w:rsidP="007B77C3">
      <w:pPr>
        <w:spacing w:before="80" w:after="120"/>
        <w:rPr>
          <w:ins w:id="290" w:author="Maximilian Goeppert" w:date="2026-05-05T09:15:00Z" w16du:dateUtc="2026-05-05T07:15:00Z"/>
          <w:lang w:val="de-DE"/>
        </w:rPr>
      </w:pPr>
      <w:ins w:id="291" w:author="Maximilian Goeppert" w:date="2026-05-05T09:15:00Z" w16du:dateUtc="2026-05-05T07:15:00Z">
        <w:r>
          <w:rPr>
            <w:lang w:val="de-DE"/>
          </w:rPr>
          <w:t xml:space="preserve">Für unsere Gruppen Strategien </w:t>
        </w:r>
        <w:r w:rsidRPr="002C6234">
          <w:rPr>
            <w:lang w:val="de-DE"/>
          </w:rPr>
          <w:t xml:space="preserve">suchen </w:t>
        </w:r>
        <w:r>
          <w:rPr>
            <w:lang w:val="de-DE"/>
          </w:rPr>
          <w:t xml:space="preserve">wir </w:t>
        </w:r>
      </w:ins>
      <w:ins w:id="292" w:author="Maximilian Goeppert" w:date="2026-05-05T11:56:00Z" w16du:dateUtc="2026-05-05T09:56:00Z">
        <w:r w:rsidR="00FA18A7">
          <w:rPr>
            <w:lang w:val="de-DE"/>
          </w:rPr>
          <w:t>neben</w:t>
        </w:r>
        <w:r w:rsidR="00BD3C80">
          <w:rPr>
            <w:lang w:val="de-DE"/>
          </w:rPr>
          <w:t xml:space="preserve"> passenden Unte</w:t>
        </w:r>
        <w:r w:rsidR="00BF6F5C">
          <w:rPr>
            <w:lang w:val="de-DE"/>
          </w:rPr>
          <w:t>rnehmen au</w:t>
        </w:r>
        <w:r w:rsidR="00801264">
          <w:rPr>
            <w:lang w:val="de-DE"/>
          </w:rPr>
          <w:t>ch die richtigen Unternehmer fü</w:t>
        </w:r>
      </w:ins>
      <w:ins w:id="293" w:author="Maximilian Goeppert" w:date="2026-05-05T11:57:00Z" w16du:dateUtc="2026-05-05T09:57:00Z">
        <w:r w:rsidR="00801264">
          <w:rPr>
            <w:lang w:val="de-DE"/>
          </w:rPr>
          <w:t>r</w:t>
        </w:r>
        <w:r w:rsidR="00E11B7D">
          <w:rPr>
            <w:lang w:val="de-DE"/>
          </w:rPr>
          <w:t xml:space="preserve"> die nächste G</w:t>
        </w:r>
        <w:r w:rsidR="009171B6">
          <w:rPr>
            <w:lang w:val="de-DE"/>
          </w:rPr>
          <w:t>eneratio</w:t>
        </w:r>
        <w:r w:rsidR="00F83166">
          <w:rPr>
            <w:lang w:val="de-DE"/>
          </w:rPr>
          <w:t>n.</w:t>
        </w:r>
        <w:r w:rsidR="00A51512">
          <w:rPr>
            <w:lang w:val="de-DE"/>
          </w:rPr>
          <w:t xml:space="preserve"> Dabei </w:t>
        </w:r>
        <w:r w:rsidR="007659B9">
          <w:rPr>
            <w:lang w:val="de-DE"/>
          </w:rPr>
          <w:t>sind wir grund</w:t>
        </w:r>
        <w:r w:rsidR="008F6C81">
          <w:rPr>
            <w:lang w:val="de-DE"/>
          </w:rPr>
          <w:t>sätzlic</w:t>
        </w:r>
        <w:r w:rsidR="00211945">
          <w:rPr>
            <w:lang w:val="de-DE"/>
          </w:rPr>
          <w:t>h offe</w:t>
        </w:r>
        <w:r w:rsidR="00916467">
          <w:rPr>
            <w:lang w:val="de-DE"/>
          </w:rPr>
          <w:t xml:space="preserve">n, was </w:t>
        </w:r>
        <w:r w:rsidR="000D0984">
          <w:rPr>
            <w:lang w:val="de-DE"/>
          </w:rPr>
          <w:t xml:space="preserve">man </w:t>
        </w:r>
        <w:r w:rsidR="005A04B1">
          <w:rPr>
            <w:lang w:val="de-DE"/>
          </w:rPr>
          <w:t xml:space="preserve">an Erfahrungen mitbringt </w:t>
        </w:r>
        <w:r w:rsidR="00945B84">
          <w:rPr>
            <w:lang w:val="de-DE"/>
          </w:rPr>
          <w:t>–</w:t>
        </w:r>
        <w:r w:rsidR="005A04B1">
          <w:rPr>
            <w:lang w:val="de-DE"/>
          </w:rPr>
          <w:t xml:space="preserve"> </w:t>
        </w:r>
        <w:r w:rsidR="00945B84">
          <w:rPr>
            <w:lang w:val="de-DE"/>
          </w:rPr>
          <w:t xml:space="preserve">für uns </w:t>
        </w:r>
        <w:r w:rsidR="00451E0A">
          <w:rPr>
            <w:lang w:val="de-DE"/>
          </w:rPr>
          <w:t xml:space="preserve">zählt </w:t>
        </w:r>
        <w:r w:rsidR="002F2FFB">
          <w:rPr>
            <w:lang w:val="de-DE"/>
          </w:rPr>
          <w:t xml:space="preserve">vor allem </w:t>
        </w:r>
        <w:r w:rsidR="000674C1">
          <w:rPr>
            <w:lang w:val="de-DE"/>
          </w:rPr>
          <w:t xml:space="preserve">der </w:t>
        </w:r>
      </w:ins>
      <w:ins w:id="294" w:author="Maximilian Goeppert" w:date="2026-05-05T11:58:00Z" w16du:dateUtc="2026-05-05T09:58:00Z">
        <w:r w:rsidR="008E370F">
          <w:rPr>
            <w:lang w:val="de-DE"/>
          </w:rPr>
          <w:t>unternehmerische</w:t>
        </w:r>
      </w:ins>
      <w:ins w:id="295" w:author="Maximilian Goeppert" w:date="2026-05-05T11:57:00Z" w16du:dateUtc="2026-05-05T09:57:00Z">
        <w:r w:rsidR="00D936EC">
          <w:rPr>
            <w:lang w:val="de-DE"/>
          </w:rPr>
          <w:t xml:space="preserve"> Geist gemei</w:t>
        </w:r>
        <w:r w:rsidR="00EF1157">
          <w:rPr>
            <w:lang w:val="de-DE"/>
          </w:rPr>
          <w:t>n</w:t>
        </w:r>
      </w:ins>
      <w:ins w:id="296" w:author="Maximilian Goeppert" w:date="2026-05-05T11:58:00Z" w16du:dateUtc="2026-05-05T09:58:00Z">
        <w:r w:rsidR="00EF1157">
          <w:rPr>
            <w:lang w:val="de-DE"/>
          </w:rPr>
          <w:t>sam</w:t>
        </w:r>
        <w:r w:rsidR="00CC2330">
          <w:rPr>
            <w:lang w:val="de-DE"/>
          </w:rPr>
          <w:t xml:space="preserve"> et</w:t>
        </w:r>
        <w:r w:rsidR="00C963E0">
          <w:rPr>
            <w:lang w:val="de-DE"/>
          </w:rPr>
          <w:t xml:space="preserve">was </w:t>
        </w:r>
      </w:ins>
      <w:ins w:id="297" w:author="Maximilian Goeppert" w:date="2026-05-05T12:00:00Z" w16du:dateUtc="2026-05-05T10:00:00Z">
        <w:r w:rsidR="00B45EC2">
          <w:rPr>
            <w:lang w:val="de-DE"/>
          </w:rPr>
          <w:t>G</w:t>
        </w:r>
      </w:ins>
      <w:ins w:id="298" w:author="Maximilian Goeppert" w:date="2026-05-05T11:58:00Z" w16du:dateUtc="2026-05-05T09:58:00Z">
        <w:r w:rsidR="00C963E0">
          <w:rPr>
            <w:lang w:val="de-DE"/>
          </w:rPr>
          <w:t>roßes</w:t>
        </w:r>
        <w:r w:rsidR="001B49A5">
          <w:rPr>
            <w:lang w:val="de-DE"/>
          </w:rPr>
          <w:t xml:space="preserve"> </w:t>
        </w:r>
      </w:ins>
      <w:ins w:id="299" w:author="Maximilian Goeppert" w:date="2026-05-05T12:00:00Z" w16du:dateUtc="2026-05-05T10:00:00Z">
        <w:r w:rsidR="00B45EC2">
          <w:rPr>
            <w:lang w:val="de-DE"/>
          </w:rPr>
          <w:t xml:space="preserve">und </w:t>
        </w:r>
        <w:r w:rsidR="008974FD">
          <w:rPr>
            <w:lang w:val="de-DE"/>
          </w:rPr>
          <w:t>Nach</w:t>
        </w:r>
        <w:r w:rsidR="00444AEA">
          <w:rPr>
            <w:lang w:val="de-DE"/>
          </w:rPr>
          <w:t>ha</w:t>
        </w:r>
        <w:r w:rsidR="00FB7DB7">
          <w:rPr>
            <w:lang w:val="de-DE"/>
          </w:rPr>
          <w:t>ltiges</w:t>
        </w:r>
        <w:r w:rsidR="00AB535E">
          <w:rPr>
            <w:lang w:val="de-DE"/>
          </w:rPr>
          <w:t xml:space="preserve"> </w:t>
        </w:r>
      </w:ins>
      <w:ins w:id="300" w:author="Maximilian Goeppert" w:date="2026-05-05T11:58:00Z" w16du:dateUtc="2026-05-05T09:58:00Z">
        <w:r w:rsidR="001B49A5">
          <w:rPr>
            <w:lang w:val="de-DE"/>
          </w:rPr>
          <w:t>aufzubauen.</w:t>
        </w:r>
      </w:ins>
      <w:ins w:id="301" w:author="Maximilian Goeppert" w:date="2026-05-05T12:06:00Z" w16du:dateUtc="2026-05-05T10:06:00Z">
        <w:r w:rsidR="00A87110">
          <w:rPr>
            <w:lang w:val="de-DE"/>
          </w:rPr>
          <w:t xml:space="preserve"> D</w:t>
        </w:r>
        <w:r w:rsidR="00EF1DF8">
          <w:rPr>
            <w:lang w:val="de-DE"/>
          </w:rPr>
          <w:t>afür bi</w:t>
        </w:r>
        <w:r w:rsidR="007B3E97">
          <w:rPr>
            <w:lang w:val="de-DE"/>
          </w:rPr>
          <w:t xml:space="preserve">eten wir </w:t>
        </w:r>
        <w:r w:rsidR="00BB15A9">
          <w:rPr>
            <w:lang w:val="de-DE"/>
          </w:rPr>
          <w:t>span</w:t>
        </w:r>
        <w:r w:rsidR="00AA0407">
          <w:rPr>
            <w:lang w:val="de-DE"/>
          </w:rPr>
          <w:t>n</w:t>
        </w:r>
        <w:r w:rsidR="00A207FD">
          <w:rPr>
            <w:lang w:val="de-DE"/>
          </w:rPr>
          <w:t>ende</w:t>
        </w:r>
        <w:r w:rsidR="00711F72">
          <w:rPr>
            <w:lang w:val="de-DE"/>
          </w:rPr>
          <w:t xml:space="preserve"> Eige</w:t>
        </w:r>
        <w:r w:rsidR="0088525A">
          <w:rPr>
            <w:lang w:val="de-DE"/>
          </w:rPr>
          <w:t>nk</w:t>
        </w:r>
        <w:r w:rsidR="00B1697C">
          <w:rPr>
            <w:lang w:val="de-DE"/>
          </w:rPr>
          <w:t>apitalbet</w:t>
        </w:r>
        <w:r w:rsidR="008F09A5">
          <w:rPr>
            <w:lang w:val="de-DE"/>
          </w:rPr>
          <w:t>eili</w:t>
        </w:r>
        <w:r w:rsidR="00BC1EEC">
          <w:rPr>
            <w:lang w:val="de-DE"/>
          </w:rPr>
          <w:t>gungen</w:t>
        </w:r>
        <w:r w:rsidR="00A207FD">
          <w:rPr>
            <w:lang w:val="de-DE"/>
          </w:rPr>
          <w:t xml:space="preserve"> &amp; In</w:t>
        </w:r>
        <w:r w:rsidR="002D2455">
          <w:rPr>
            <w:lang w:val="de-DE"/>
          </w:rPr>
          <w:t>centives.</w:t>
        </w:r>
      </w:ins>
    </w:p>
    <w:p w14:paraId="461DF13F" w14:textId="77777777" w:rsidR="00595096" w:rsidRPr="008A3A4D" w:rsidRDefault="007950CE" w:rsidP="008A3A4D">
      <w:pPr>
        <w:spacing w:before="240" w:after="80"/>
        <w:rPr>
          <w:ins w:id="302" w:author="Maximilian Goeppert" w:date="2026-05-05T12:16:00Z" w16du:dateUtc="2026-05-05T10:16:00Z"/>
          <w:b/>
          <w:bCs/>
          <w:color w:val="2E74B5"/>
          <w:sz w:val="24"/>
          <w:szCs w:val="24"/>
          <w:lang w:val="de-DE"/>
          <w:rPrChange w:id="303" w:author="Maximilian Goeppert" w:date="2026-05-05T12:16:00Z" w16du:dateUtc="2026-05-05T10:16:00Z">
            <w:rPr>
              <w:ins w:id="304" w:author="Maximilian Goeppert" w:date="2026-05-05T12:16:00Z" w16du:dateUtc="2026-05-05T10:16:00Z"/>
              <w:color w:val="2E74B5"/>
              <w:sz w:val="26"/>
              <w:szCs w:val="26"/>
            </w:rPr>
          </w:rPrChange>
        </w:rPr>
        <w:pPrChange w:id="305" w:author="Maximilian Goeppert" w:date="2026-05-05T03:17:00Z" w16du:dateUtc="2026-05-05T10:17:00Z">
          <w:pPr>
            <w:spacing w:before="80" w:after="120"/>
          </w:pPr>
        </w:pPrChange>
      </w:pPr>
      <w:ins w:id="306" w:author="Maximilian Goeppert" w:date="2026-05-05T12:16:00Z">
        <w:r w:rsidRPr="008A3A4D">
          <w:rPr>
            <w:b/>
            <w:bCs/>
            <w:color w:val="2E74B5"/>
            <w:sz w:val="24"/>
            <w:szCs w:val="24"/>
            <w:lang w:val="de-DE"/>
            <w:rPrChange w:id="307" w:author="Maximilian Goeppert" w:date="2026-05-05T12:16:00Z" w16du:dateUtc="2026-05-05T10:16:00Z">
              <w:rPr>
                <w:b/>
                <w:bCs/>
                <w:color w:val="2E74B5"/>
                <w:sz w:val="26"/>
                <w:szCs w:val="26"/>
              </w:rPr>
            </w:rPrChange>
          </w:rPr>
          <w:t>Attraktive Eigenkapitalbeteiligung</w:t>
        </w:r>
        <w:r w:rsidRPr="008A3A4D">
          <w:rPr>
            <w:b/>
            <w:bCs/>
            <w:color w:val="2E74B5"/>
            <w:sz w:val="24"/>
            <w:szCs w:val="24"/>
            <w:lang w:val="de-DE"/>
            <w:rPrChange w:id="308" w:author="Maximilian Goeppert" w:date="2026-05-05T12:16:00Z" w16du:dateUtc="2026-05-05T10:16:00Z">
              <w:rPr>
                <w:color w:val="2E74B5"/>
                <w:sz w:val="26"/>
                <w:szCs w:val="26"/>
              </w:rPr>
            </w:rPrChange>
          </w:rPr>
          <w:t xml:space="preserve"> </w:t>
        </w:r>
      </w:ins>
    </w:p>
    <w:p w14:paraId="3D991FB4" w14:textId="5D73FF81" w:rsidR="007950CE" w:rsidRPr="008A3A4D" w:rsidRDefault="007950CE" w:rsidP="007950CE">
      <w:pPr>
        <w:spacing w:before="80" w:after="120"/>
        <w:rPr>
          <w:ins w:id="309" w:author="Maximilian Goeppert" w:date="2026-05-05T12:16:00Z"/>
          <w:color w:val="2E74B5"/>
          <w:sz w:val="26"/>
          <w:szCs w:val="26"/>
          <w:lang w:val="de-DE"/>
          <w:rPrChange w:id="310" w:author="Maximilian Goeppert" w:date="2026-05-05T12:16:00Z" w16du:dateUtc="2026-05-05T10:16:00Z">
            <w:rPr>
              <w:ins w:id="311" w:author="Maximilian Goeppert" w:date="2026-05-05T12:16:00Z"/>
              <w:color w:val="2E74B5"/>
              <w:sz w:val="26"/>
              <w:szCs w:val="26"/>
            </w:rPr>
          </w:rPrChange>
        </w:rPr>
      </w:pPr>
      <w:ins w:id="312" w:author="Maximilian Goeppert" w:date="2026-05-05T12:16:00Z">
        <w:r w:rsidRPr="008A3A4D">
          <w:rPr>
            <w:color w:val="2E74B5"/>
            <w:sz w:val="26"/>
            <w:szCs w:val="26"/>
            <w:lang w:val="de-DE"/>
            <w:rPrChange w:id="313" w:author="Maximilian Goeppert" w:date="2026-05-05T12:16:00Z" w16du:dateUtc="2026-05-05T10:16:00Z">
              <w:rPr>
                <w:color w:val="2E74B5"/>
                <w:sz w:val="26"/>
                <w:szCs w:val="26"/>
              </w:rPr>
            </w:rPrChange>
          </w:rPr>
          <w:t>Wir strukturieren echte Mitunternehmerschaft – der Nachfolger oder Operator beteiligt sich am Aufbau der Gruppe und profitiert direkt vom gemeinsam geschaffenen Wert.</w:t>
        </w:r>
      </w:ins>
    </w:p>
    <w:p w14:paraId="1A8C392A" w14:textId="77777777" w:rsidR="00DD6DD6" w:rsidRPr="00C7492F" w:rsidRDefault="007950CE" w:rsidP="00C7492F">
      <w:pPr>
        <w:spacing w:before="240" w:after="80"/>
        <w:rPr>
          <w:ins w:id="314" w:author="Maximilian Goeppert" w:date="2026-05-05T12:16:00Z" w16du:dateUtc="2026-05-05T10:16:00Z"/>
          <w:b/>
          <w:bCs/>
          <w:color w:val="2E74B5"/>
          <w:sz w:val="24"/>
          <w:szCs w:val="24"/>
          <w:lang w:val="de-DE"/>
          <w:rPrChange w:id="315" w:author="Maximilian Goeppert" w:date="2026-05-05T03:16:00Z" w16du:dateUtc="2026-05-05T10:16:00Z">
            <w:rPr>
              <w:ins w:id="316" w:author="Maximilian Goeppert" w:date="2026-05-05T12:16:00Z" w16du:dateUtc="2026-05-05T10:16:00Z"/>
              <w:color w:val="2E74B5"/>
              <w:sz w:val="26"/>
              <w:szCs w:val="26"/>
            </w:rPr>
          </w:rPrChange>
        </w:rPr>
        <w:pPrChange w:id="317" w:author="Maximilian Goeppert" w:date="2026-05-05T03:19:00Z" w16du:dateUtc="2026-05-05T10:19:00Z">
          <w:pPr>
            <w:spacing w:before="80" w:after="120"/>
          </w:pPr>
        </w:pPrChange>
      </w:pPr>
      <w:ins w:id="318" w:author="Maximilian Goeppert" w:date="2026-05-05T12:16:00Z">
        <w:r w:rsidRPr="00C7492F">
          <w:rPr>
            <w:b/>
            <w:bCs/>
            <w:color w:val="2E74B5"/>
            <w:sz w:val="24"/>
            <w:szCs w:val="24"/>
            <w:lang w:val="de-DE"/>
            <w:rPrChange w:id="319" w:author="Maximilian Goeppert" w:date="2026-05-05T03:16:00Z" w16du:dateUtc="2026-05-05T10:16:00Z">
              <w:rPr>
                <w:b/>
                <w:bCs/>
                <w:color w:val="2E74B5"/>
                <w:sz w:val="26"/>
                <w:szCs w:val="26"/>
              </w:rPr>
            </w:rPrChange>
          </w:rPr>
          <w:t>Bewährtes Playbook</w:t>
        </w:r>
        <w:r w:rsidRPr="00C7492F">
          <w:rPr>
            <w:b/>
            <w:bCs/>
            <w:color w:val="2E74B5"/>
            <w:sz w:val="24"/>
            <w:szCs w:val="24"/>
            <w:lang w:val="de-DE"/>
            <w:rPrChange w:id="320" w:author="Maximilian Goeppert" w:date="2026-05-05T03:16:00Z" w16du:dateUtc="2026-05-05T10:16:00Z">
              <w:rPr>
                <w:color w:val="2E74B5"/>
                <w:sz w:val="26"/>
                <w:szCs w:val="26"/>
              </w:rPr>
            </w:rPrChange>
          </w:rPr>
          <w:t xml:space="preserve"> </w:t>
        </w:r>
      </w:ins>
    </w:p>
    <w:p w14:paraId="3662048C" w14:textId="7473D3AB" w:rsidR="007950CE" w:rsidRPr="008A3A4D" w:rsidRDefault="007950CE" w:rsidP="007950CE">
      <w:pPr>
        <w:spacing w:before="80" w:after="120"/>
        <w:rPr>
          <w:ins w:id="321" w:author="Maximilian Goeppert" w:date="2026-05-05T12:16:00Z"/>
          <w:color w:val="2E74B5"/>
          <w:sz w:val="26"/>
          <w:szCs w:val="26"/>
          <w:lang w:val="de-DE"/>
          <w:rPrChange w:id="322" w:author="Maximilian Goeppert" w:date="2026-05-05T03:16:00Z" w16du:dateUtc="2026-05-05T10:16:00Z">
            <w:rPr>
              <w:ins w:id="323" w:author="Maximilian Goeppert" w:date="2026-05-05T12:16:00Z"/>
              <w:color w:val="2E74B5"/>
              <w:sz w:val="26"/>
              <w:szCs w:val="26"/>
            </w:rPr>
          </w:rPrChange>
        </w:rPr>
      </w:pPr>
      <w:ins w:id="324" w:author="Maximilian Goeppert" w:date="2026-05-05T12:16:00Z">
        <w:r w:rsidRPr="008A3A4D">
          <w:rPr>
            <w:color w:val="2E74B5"/>
            <w:sz w:val="26"/>
            <w:szCs w:val="26"/>
            <w:lang w:val="de-DE"/>
            <w:rPrChange w:id="325" w:author="Maximilian Goeppert" w:date="2026-05-05T03:16:00Z" w16du:dateUtc="2026-05-05T10:16:00Z">
              <w:rPr>
                <w:color w:val="2E74B5"/>
                <w:sz w:val="26"/>
                <w:szCs w:val="26"/>
              </w:rPr>
            </w:rPrChange>
          </w:rPr>
          <w:t>Über 20 aufgebaute Unternehmensgruppen und mehr als 100 Manager – wir wissen, was funktioniert und was nicht, und bringen erprobte Prozesse vom ersten Tag an mit.</w:t>
        </w:r>
      </w:ins>
    </w:p>
    <w:p w14:paraId="5221A00D" w14:textId="77777777" w:rsidR="005F69D0" w:rsidRPr="00C7492F" w:rsidRDefault="007950CE" w:rsidP="00C7492F">
      <w:pPr>
        <w:spacing w:before="240" w:after="80"/>
        <w:rPr>
          <w:ins w:id="326" w:author="Maximilian Goeppert" w:date="2026-05-05T12:16:00Z" w16du:dateUtc="2026-05-05T10:16:00Z"/>
          <w:b/>
          <w:bCs/>
          <w:color w:val="2E74B5"/>
          <w:sz w:val="24"/>
          <w:szCs w:val="24"/>
          <w:lang w:val="de-DE"/>
          <w:rPrChange w:id="327" w:author="Maximilian Goeppert" w:date="2026-05-05T03:16:00Z" w16du:dateUtc="2026-05-05T10:16:00Z">
            <w:rPr>
              <w:ins w:id="328" w:author="Maximilian Goeppert" w:date="2026-05-05T12:16:00Z" w16du:dateUtc="2026-05-05T10:16:00Z"/>
              <w:color w:val="2E74B5"/>
              <w:sz w:val="26"/>
              <w:szCs w:val="26"/>
            </w:rPr>
          </w:rPrChange>
        </w:rPr>
        <w:pPrChange w:id="329" w:author="Maximilian Goeppert" w:date="2026-05-05T03:19:00Z" w16du:dateUtc="2026-05-05T10:19:00Z">
          <w:pPr>
            <w:spacing w:before="80" w:after="120"/>
          </w:pPr>
        </w:pPrChange>
      </w:pPr>
      <w:ins w:id="330" w:author="Maximilian Goeppert" w:date="2026-05-05T12:16:00Z">
        <w:r w:rsidRPr="00C7492F">
          <w:rPr>
            <w:b/>
            <w:bCs/>
            <w:color w:val="2E74B5"/>
            <w:sz w:val="24"/>
            <w:szCs w:val="24"/>
            <w:lang w:val="de-DE"/>
            <w:rPrChange w:id="331" w:author="Maximilian Goeppert" w:date="2026-05-05T03:16:00Z" w16du:dateUtc="2026-05-05T10:16:00Z">
              <w:rPr>
                <w:b/>
                <w:bCs/>
                <w:color w:val="2E74B5"/>
                <w:sz w:val="26"/>
                <w:szCs w:val="26"/>
              </w:rPr>
            </w:rPrChange>
          </w:rPr>
          <w:t>KI-gestützte Technologieplattform</w:t>
        </w:r>
        <w:r w:rsidRPr="00C7492F">
          <w:rPr>
            <w:b/>
            <w:bCs/>
            <w:color w:val="2E74B5"/>
            <w:sz w:val="24"/>
            <w:szCs w:val="24"/>
            <w:lang w:val="de-DE"/>
            <w:rPrChange w:id="332" w:author="Maximilian Goeppert" w:date="2026-05-05T03:16:00Z" w16du:dateUtc="2026-05-05T10:16:00Z">
              <w:rPr>
                <w:color w:val="2E74B5"/>
                <w:sz w:val="26"/>
                <w:szCs w:val="26"/>
              </w:rPr>
            </w:rPrChange>
          </w:rPr>
          <w:t xml:space="preserve"> </w:t>
        </w:r>
      </w:ins>
    </w:p>
    <w:p w14:paraId="695545A0" w14:textId="20860C40" w:rsidR="007950CE" w:rsidRPr="008A3A4D" w:rsidRDefault="007950CE" w:rsidP="00285A45">
      <w:pPr>
        <w:spacing w:before="80" w:after="120"/>
        <w:rPr>
          <w:ins w:id="333" w:author="Maximilian Goeppert" w:date="2026-05-05T12:16:00Z"/>
          <w:color w:val="2E74B5"/>
          <w:sz w:val="26"/>
          <w:szCs w:val="26"/>
          <w:lang w:val="de-DE"/>
          <w:rPrChange w:id="334" w:author="Maximilian Goeppert" w:date="2026-05-05T03:16:00Z" w16du:dateUtc="2026-05-05T10:16:00Z">
            <w:rPr>
              <w:ins w:id="335" w:author="Maximilian Goeppert" w:date="2026-05-05T12:16:00Z"/>
              <w:color w:val="2E74B5"/>
              <w:sz w:val="26"/>
              <w:szCs w:val="26"/>
            </w:rPr>
          </w:rPrChange>
        </w:rPr>
      </w:pPr>
      <w:ins w:id="336" w:author="Maximilian Goeppert" w:date="2026-05-05T12:16:00Z">
        <w:r w:rsidRPr="008A3A4D">
          <w:rPr>
            <w:color w:val="2E74B5"/>
            <w:sz w:val="26"/>
            <w:szCs w:val="26"/>
            <w:lang w:val="de-DE"/>
            <w:rPrChange w:id="337" w:author="Maximilian Goeppert" w:date="2026-05-05T03:16:00Z" w16du:dateUtc="2026-05-05T10:16:00Z">
              <w:rPr>
                <w:color w:val="2E74B5"/>
                <w:sz w:val="26"/>
                <w:szCs w:val="26"/>
              </w:rPr>
            </w:rPrChange>
          </w:rPr>
          <w:t xml:space="preserve">Proprietäre Tools für Sourcing, Integration und operative </w:t>
        </w:r>
        <w:r w:rsidRPr="008A3A4D">
          <w:rPr>
            <w:lang w:val="de-DE"/>
            <w:rPrChange w:id="338" w:author="Maximilian Goeppert" w:date="2026-05-05T12:17:00Z" w16du:dateUtc="2026-05-05T10:17:00Z">
              <w:rPr>
                <w:color w:val="2E74B5"/>
                <w:sz w:val="26"/>
                <w:szCs w:val="26"/>
              </w:rPr>
            </w:rPrChange>
          </w:rPr>
          <w:t>Steue</w:t>
        </w:r>
      </w:ins>
      <w:ins w:id="339" w:author="Maximilian Goeppert" w:date="2026-05-05T12:17:00Z" w16du:dateUtc="2026-05-05T10:17:00Z">
        <w:r w:rsidR="00AF237A">
          <w:rPr>
            <w:lang w:val="de-DE"/>
          </w:rPr>
          <w:t xml:space="preserve">rung </w:t>
        </w:r>
      </w:ins>
      <w:ins w:id="340" w:author="Maximilian Goeppert" w:date="2026-05-05T12:18:00Z" w16du:dateUtc="2026-05-05T10:18:00Z">
        <w:r w:rsidR="00880798">
          <w:rPr>
            <w:lang w:val="de-DE"/>
          </w:rPr>
          <w:t xml:space="preserve">für einen zügigen Marktzugang und Operational Excellence. </w:t>
        </w:r>
      </w:ins>
    </w:p>
    <w:p w14:paraId="449E88CE" w14:textId="77777777" w:rsidR="008A3A4D" w:rsidRPr="00C7492F" w:rsidRDefault="007950CE" w:rsidP="00C7492F">
      <w:pPr>
        <w:spacing w:before="240" w:after="80"/>
        <w:rPr>
          <w:ins w:id="341" w:author="Maximilian Goeppert" w:date="2026-05-05T12:17:00Z" w16du:dateUtc="2026-05-05T10:17:00Z"/>
          <w:b/>
          <w:bCs/>
          <w:color w:val="2E74B5"/>
          <w:sz w:val="24"/>
          <w:szCs w:val="24"/>
          <w:lang w:val="de-DE"/>
          <w:rPrChange w:id="342" w:author="Maximilian Goeppert" w:date="2026-05-05T03:19:00Z" w16du:dateUtc="2026-05-05T10:19:00Z">
            <w:rPr>
              <w:ins w:id="343" w:author="Maximilian Goeppert" w:date="2026-05-05T12:17:00Z" w16du:dateUtc="2026-05-05T10:17:00Z"/>
              <w:color w:val="2E74B5"/>
              <w:sz w:val="26"/>
              <w:szCs w:val="26"/>
              <w:lang w:val="de-DE"/>
            </w:rPr>
          </w:rPrChange>
        </w:rPr>
        <w:pPrChange w:id="344" w:author="Maximilian Goeppert" w:date="2026-05-05T03:19:00Z" w16du:dateUtc="2026-05-05T10:19:00Z">
          <w:pPr>
            <w:spacing w:before="80" w:after="120"/>
          </w:pPr>
        </w:pPrChange>
      </w:pPr>
      <w:ins w:id="345" w:author="Maximilian Goeppert" w:date="2026-05-05T12:16:00Z">
        <w:r w:rsidRPr="00C7492F">
          <w:rPr>
            <w:b/>
            <w:bCs/>
            <w:color w:val="2E74B5"/>
            <w:sz w:val="24"/>
            <w:szCs w:val="24"/>
            <w:lang w:val="de-DE"/>
            <w:rPrChange w:id="346" w:author="Maximilian Goeppert" w:date="2026-05-05T03:16:00Z" w16du:dateUtc="2026-05-05T10:16:00Z">
              <w:rPr>
                <w:b/>
                <w:bCs/>
                <w:color w:val="2E74B5"/>
                <w:sz w:val="26"/>
                <w:szCs w:val="26"/>
              </w:rPr>
            </w:rPrChange>
          </w:rPr>
          <w:t>Netzwerk &amp; Operator-Community</w:t>
        </w:r>
        <w:r w:rsidRPr="00C7492F">
          <w:rPr>
            <w:b/>
            <w:bCs/>
            <w:color w:val="2E74B5"/>
            <w:sz w:val="24"/>
            <w:szCs w:val="24"/>
            <w:lang w:val="de-DE"/>
            <w:rPrChange w:id="347" w:author="Maximilian Goeppert" w:date="2026-05-05T03:16:00Z" w16du:dateUtc="2026-05-05T10:16:00Z">
              <w:rPr>
                <w:color w:val="2E74B5"/>
                <w:sz w:val="26"/>
                <w:szCs w:val="26"/>
              </w:rPr>
            </w:rPrChange>
          </w:rPr>
          <w:t xml:space="preserve"> </w:t>
        </w:r>
      </w:ins>
    </w:p>
    <w:p w14:paraId="075CF201" w14:textId="15CC886C" w:rsidR="007950CE" w:rsidRPr="008A3A4D" w:rsidRDefault="007950CE" w:rsidP="007950CE">
      <w:pPr>
        <w:spacing w:before="80" w:after="120"/>
        <w:rPr>
          <w:ins w:id="348" w:author="Maximilian Goeppert" w:date="2026-05-05T12:16:00Z"/>
          <w:color w:val="2E74B5"/>
          <w:sz w:val="26"/>
          <w:szCs w:val="26"/>
          <w:lang w:val="de-DE"/>
          <w:rPrChange w:id="349" w:author="Maximilian Goeppert" w:date="2026-05-05T03:16:00Z" w16du:dateUtc="2026-05-05T10:16:00Z">
            <w:rPr>
              <w:ins w:id="350" w:author="Maximilian Goeppert" w:date="2026-05-05T12:16:00Z"/>
              <w:color w:val="2E74B5"/>
              <w:sz w:val="26"/>
              <w:szCs w:val="26"/>
            </w:rPr>
          </w:rPrChange>
        </w:rPr>
      </w:pPr>
      <w:ins w:id="351" w:author="Maximilian Goeppert" w:date="2026-05-05T12:16:00Z">
        <w:r w:rsidRPr="008A3A4D">
          <w:rPr>
            <w:color w:val="2E74B5"/>
            <w:sz w:val="26"/>
            <w:szCs w:val="26"/>
            <w:lang w:val="de-DE"/>
            <w:rPrChange w:id="352" w:author="Maximilian Goeppert" w:date="2026-05-05T03:16:00Z" w16du:dateUtc="2026-05-05T10:16:00Z">
              <w:rPr>
                <w:color w:val="2E74B5"/>
                <w:sz w:val="26"/>
                <w:szCs w:val="26"/>
              </w:rPr>
            </w:rPrChange>
          </w:rPr>
          <w:t xml:space="preserve">Zugang zu einem Netzwerk erfahrener Unternehmer und Manager, die denselben Weg gegangen sind – für Sparring, Führungskräfte und </w:t>
        </w:r>
      </w:ins>
      <w:ins w:id="353" w:author="Maximilian Goeppert" w:date="2026-05-05T12:18:00Z" w16du:dateUtc="2026-05-05T10:18:00Z">
        <w:r w:rsidR="00880798">
          <w:rPr>
            <w:lang w:val="de-DE"/>
          </w:rPr>
          <w:t>Zukäufe</w:t>
        </w:r>
      </w:ins>
      <w:ins w:id="354" w:author="Maximilian Goeppert" w:date="2026-05-05T12:16:00Z">
        <w:r w:rsidRPr="008A3A4D">
          <w:rPr>
            <w:color w:val="2E74B5"/>
            <w:sz w:val="26"/>
            <w:szCs w:val="26"/>
            <w:lang w:val="de-DE"/>
            <w:rPrChange w:id="355" w:author="Maximilian Goeppert" w:date="2026-05-05T03:16:00Z" w16du:dateUtc="2026-05-05T10:16:00Z">
              <w:rPr>
                <w:color w:val="2E74B5"/>
                <w:sz w:val="26"/>
                <w:szCs w:val="26"/>
              </w:rPr>
            </w:rPrChange>
          </w:rPr>
          <w:t>.</w:t>
        </w:r>
      </w:ins>
    </w:p>
    <w:p w14:paraId="4B17A09F" w14:textId="77777777" w:rsidR="000708FF" w:rsidRDefault="000708FF" w:rsidP="007950CE">
      <w:pPr>
        <w:spacing w:before="80" w:after="120"/>
        <w:rPr>
          <w:ins w:id="356" w:author="Maximilian Goeppert" w:date="2026-05-05T12:19:00Z" w16du:dateUtc="2026-05-05T10:19:00Z"/>
          <w:lang w:val="de-DE"/>
        </w:rPr>
      </w:pPr>
    </w:p>
    <w:p w14:paraId="60CC2B8B" w14:textId="4F5C91E8" w:rsidR="000708FF" w:rsidRPr="00075B22" w:rsidRDefault="000708FF" w:rsidP="000708FF">
      <w:pPr>
        <w:pStyle w:val="ListParagraph"/>
        <w:numPr>
          <w:ilvl w:val="0"/>
          <w:numId w:val="3"/>
        </w:numPr>
        <w:spacing w:before="80" w:after="120"/>
        <w:rPr>
          <w:ins w:id="357" w:author="Maximilian Goeppert" w:date="2026-05-05T12:16:00Z"/>
          <w:color w:val="2E74B5"/>
          <w:sz w:val="26"/>
          <w:szCs w:val="26"/>
          <w:highlight w:val="yellow"/>
          <w:lang w:val="de-DE"/>
          <w:rPrChange w:id="358" w:author="Maximilian Goeppert" w:date="2026-05-05T12:19:00Z" w16du:dateUtc="2026-05-05T10:19:00Z">
            <w:rPr>
              <w:ins w:id="359" w:author="Maximilian Goeppert" w:date="2026-05-05T12:16:00Z"/>
              <w:color w:val="2E74B5"/>
              <w:sz w:val="26"/>
              <w:szCs w:val="26"/>
            </w:rPr>
          </w:rPrChange>
        </w:rPr>
        <w:pPrChange w:id="360" w:author="Maximilian Goeppert" w:date="2026-05-05T12:19:00Z" w16du:dateUtc="2026-05-05T10:19:00Z">
          <w:pPr>
            <w:spacing w:before="80" w:after="120"/>
          </w:pPr>
        </w:pPrChange>
      </w:pPr>
      <w:ins w:id="361" w:author="Maximilian Goeppert" w:date="2026-05-05T12:19:00Z" w16du:dateUtc="2026-05-05T10:19:00Z">
        <w:r w:rsidRPr="00075B22">
          <w:rPr>
            <w:highlight w:val="yellow"/>
            <w:lang w:val="de-DE"/>
            <w:rPrChange w:id="362" w:author="Maximilian Goeppert" w:date="2026-05-05T12:19:00Z" w16du:dateUtc="2026-05-05T10:19:00Z">
              <w:rPr>
                <w:lang w:val="de-DE"/>
              </w:rPr>
            </w:rPrChange>
          </w:rPr>
          <w:t>Jetzt</w:t>
        </w:r>
        <w:r w:rsidR="00075B22" w:rsidRPr="00075B22">
          <w:rPr>
            <w:highlight w:val="yellow"/>
            <w:lang w:val="de-DE"/>
            <w:rPrChange w:id="363" w:author="Maximilian Goeppert" w:date="2026-05-05T12:19:00Z" w16du:dateUtc="2026-05-05T10:19:00Z">
              <w:rPr>
                <w:lang w:val="de-DE"/>
              </w:rPr>
            </w:rPrChange>
          </w:rPr>
          <w:t xml:space="preserve"> gemeinsames Gespräch ausmachen</w:t>
        </w:r>
      </w:ins>
    </w:p>
    <w:p w14:paraId="1CC23228" w14:textId="078AA263" w:rsidR="002E42BF" w:rsidRPr="002C6234" w:rsidDel="007950CE" w:rsidRDefault="002E42BF" w:rsidP="007B77C3">
      <w:pPr>
        <w:pBdr>
          <w:bottom w:val="single" w:sz="4" w:space="1" w:color="DDDDDD"/>
        </w:pBdr>
        <w:spacing w:before="200" w:after="200"/>
        <w:rPr>
          <w:del w:id="364" w:author="Maximilian Goeppert" w:date="2026-05-05T12:15:00Z" w16du:dateUtc="2026-05-05T10:15:00Z"/>
          <w:lang w:val="de-DE"/>
        </w:rPr>
      </w:pPr>
    </w:p>
    <w:p w14:paraId="1CC23229" w14:textId="728B605F" w:rsidR="002E42BF" w:rsidRPr="002C6234" w:rsidDel="00726DDE" w:rsidRDefault="00BE7304">
      <w:pPr>
        <w:spacing w:before="200" w:after="80"/>
        <w:rPr>
          <w:del w:id="365" w:author="Amon Göppert" w:date="2026-05-04T18:13:00Z" w16du:dateUtc="2026-05-04T16:13:00Z"/>
          <w:lang w:val="de-DE"/>
        </w:rPr>
      </w:pPr>
      <w:del w:id="366" w:author="Amon Göppert" w:date="2026-05-04T18:13:00Z" w16du:dateUtc="2026-05-04T16:13:00Z">
        <w:r w:rsidRPr="002C6234" w:rsidDel="00726DDE">
          <w:rPr>
            <w:b/>
            <w:bCs/>
            <w:caps/>
            <w:color w:val="888888"/>
            <w:sz w:val="20"/>
            <w:szCs w:val="20"/>
            <w:lang w:val="de-DE"/>
          </w:rPr>
          <w:delText>Unser Ansatz</w:delText>
        </w:r>
        <w:r w:rsidR="001459C8" w:rsidDel="00726DDE">
          <w:rPr>
            <w:b/>
            <w:bCs/>
            <w:caps/>
            <w:color w:val="888888"/>
            <w:sz w:val="20"/>
            <w:szCs w:val="20"/>
            <w:lang w:val="de-DE"/>
          </w:rPr>
          <w:delText xml:space="preserve"> – Langfristig und Themen-basiert</w:delText>
        </w:r>
      </w:del>
    </w:p>
    <w:p w14:paraId="4A695D7A" w14:textId="7D07F9E8" w:rsidR="004E068F" w:rsidRDefault="00E821B7">
      <w:pPr>
        <w:pStyle w:val="Heading2"/>
        <w:spacing w:before="300" w:after="120"/>
        <w:rPr>
          <w:ins w:id="367" w:author="Maximilian Goeppert" w:date="2026-05-05T09:20:00Z" w16du:dateUtc="2026-05-05T07:20:00Z"/>
          <w:b/>
          <w:bCs/>
          <w:caps/>
          <w:color w:val="888888"/>
          <w:sz w:val="20"/>
          <w:szCs w:val="20"/>
          <w:lang w:val="de-DE"/>
        </w:rPr>
      </w:pPr>
      <w:ins w:id="368" w:author="Maximilian Goeppert" w:date="2026-05-05T09:20:00Z" w16du:dateUtc="2026-05-05T07:20:00Z">
        <w:r>
          <w:rPr>
            <w:b/>
            <w:bCs/>
            <w:caps/>
            <w:color w:val="888888"/>
            <w:sz w:val="20"/>
            <w:szCs w:val="20"/>
            <w:lang w:val="de-DE"/>
          </w:rPr>
          <w:t>VOrge</w:t>
        </w:r>
        <w:r w:rsidR="00D12445">
          <w:rPr>
            <w:b/>
            <w:bCs/>
            <w:caps/>
            <w:color w:val="888888"/>
            <w:sz w:val="20"/>
            <w:szCs w:val="20"/>
            <w:lang w:val="de-DE"/>
          </w:rPr>
          <w:t>hen</w:t>
        </w:r>
      </w:ins>
      <w:ins w:id="369" w:author="Maximilian Goeppert" w:date="2026-05-05T12:01:00Z" w16du:dateUtc="2026-05-05T10:01:00Z">
        <w:r w:rsidR="00E858E1">
          <w:rPr>
            <w:b/>
            <w:bCs/>
            <w:caps/>
            <w:color w:val="888888"/>
            <w:sz w:val="20"/>
            <w:szCs w:val="20"/>
            <w:lang w:val="de-DE"/>
          </w:rPr>
          <w:t xml:space="preserve"> &amp;</w:t>
        </w:r>
        <w:r w:rsidR="001E1AC4">
          <w:rPr>
            <w:b/>
            <w:bCs/>
            <w:caps/>
            <w:color w:val="888888"/>
            <w:sz w:val="20"/>
            <w:szCs w:val="20"/>
            <w:lang w:val="de-DE"/>
          </w:rPr>
          <w:t xml:space="preserve"> Ansatz</w:t>
        </w:r>
      </w:ins>
    </w:p>
    <w:p w14:paraId="1CC2322A" w14:textId="33C2920A" w:rsidR="002E42BF" w:rsidRPr="002C6234" w:rsidRDefault="008144AA">
      <w:pPr>
        <w:pStyle w:val="Heading2"/>
        <w:spacing w:before="300" w:after="120"/>
        <w:rPr>
          <w:lang w:val="de-DE"/>
        </w:rPr>
      </w:pPr>
      <w:del w:id="370" w:author="Amon Göppert" w:date="2026-05-04T18:13:00Z" w16du:dateUtc="2026-05-04T16:13:00Z">
        <w:r w:rsidDel="00726DDE">
          <w:rPr>
            <w:b/>
            <w:bCs/>
            <w:lang w:val="de-DE"/>
          </w:rPr>
          <w:delText xml:space="preserve">Wie wir unsere Gruppen </w:delText>
        </w:r>
      </w:del>
      <w:ins w:id="371" w:author="Amon Göppert" w:date="2026-05-04T18:13:00Z" w16du:dateUtc="2026-05-04T16:13:00Z">
        <w:r w:rsidR="00726DDE">
          <w:rPr>
            <w:b/>
            <w:bCs/>
            <w:lang w:val="de-DE"/>
          </w:rPr>
          <w:t>Unsere Strategie zum Aufbau von Unternehmensgruppen</w:t>
        </w:r>
      </w:ins>
      <w:del w:id="372" w:author="Amon Göppert" w:date="2026-05-04T18:13:00Z" w16du:dateUtc="2026-05-04T16:13:00Z">
        <w:r w:rsidDel="00726DDE">
          <w:rPr>
            <w:b/>
            <w:bCs/>
            <w:lang w:val="de-DE"/>
          </w:rPr>
          <w:delText>aufbauen</w:delText>
        </w:r>
      </w:del>
    </w:p>
    <w:p w14:paraId="1CC2322B" w14:textId="6D131507" w:rsidR="002E42BF" w:rsidRPr="005901B3" w:rsidRDefault="005901B3">
      <w:pPr>
        <w:spacing w:before="80" w:after="120"/>
        <w:rPr>
          <w:ins w:id="373" w:author="Amon Göppert" w:date="2026-05-03T22:50:00Z" w16du:dateUtc="2026-05-03T20:50:00Z"/>
          <w:lang w:val="de-DE"/>
          <w:rPrChange w:id="374" w:author="Amon Göppert" w:date="2026-05-03T22:50:00Z" w16du:dateUtc="2026-05-03T20:50:00Z">
            <w:rPr>
              <w:ins w:id="375" w:author="Amon Göppert" w:date="2026-05-03T22:50:00Z" w16du:dateUtc="2026-05-03T20:50:00Z"/>
            </w:rPr>
          </w:rPrChange>
        </w:rPr>
      </w:pPr>
      <w:ins w:id="376" w:author="Amon Göppert" w:date="2026-05-03T22:50:00Z" w16du:dateUtc="2026-05-03T20:50:00Z">
        <w:r w:rsidRPr="005901B3">
          <w:rPr>
            <w:lang w:val="de-DE"/>
            <w:rPrChange w:id="377" w:author="Amon Göppert" w:date="2026-05-03T22:50:00Z" w16du:dateUtc="2026-05-03T20:50:00Z">
              <w:rPr/>
            </w:rPrChange>
          </w:rPr>
          <w:t xml:space="preserve">Unsere </w:t>
        </w:r>
        <w:del w:id="378" w:author="Maximilian Goeppert" w:date="2026-05-05T12:01:00Z" w16du:dateUtc="2026-05-05T10:01:00Z">
          <w:r w:rsidRPr="005901B3" w:rsidDel="006A0085">
            <w:rPr>
              <w:lang w:val="de-DE"/>
              <w:rPrChange w:id="379" w:author="Amon Göppert" w:date="2026-05-03T22:50:00Z" w16du:dateUtc="2026-05-03T20:50:00Z">
                <w:rPr/>
              </w:rPrChange>
            </w:rPr>
            <w:delText xml:space="preserve">Buy &amp; Build </w:delText>
          </w:r>
        </w:del>
        <w:r w:rsidRPr="005901B3">
          <w:rPr>
            <w:lang w:val="de-DE"/>
            <w:rPrChange w:id="380" w:author="Amon Göppert" w:date="2026-05-03T22:50:00Z" w16du:dateUtc="2026-05-03T20:50:00Z">
              <w:rPr/>
            </w:rPrChange>
          </w:rPr>
          <w:t>Plattformstrategie fokussiert den Aufbau integrierter Gruppen</w:t>
        </w:r>
        <w:r>
          <w:rPr>
            <w:lang w:val="de-DE"/>
          </w:rPr>
          <w:t>:</w:t>
        </w:r>
        <w:r w:rsidRPr="005901B3">
          <w:rPr>
            <w:lang w:val="de-DE"/>
            <w:rPrChange w:id="381" w:author="Amon Göppert" w:date="2026-05-03T22:50:00Z" w16du:dateUtc="2026-05-03T20:50:00Z">
              <w:rPr/>
            </w:rPrChange>
          </w:rPr>
          <w:t xml:space="preserve"> vom Nukleus bis </w:t>
        </w:r>
        <w:del w:id="382" w:author="Maximilian Goeppert" w:date="2026-05-05T12:01:00Z" w16du:dateUtc="2026-05-05T10:01:00Z">
          <w:r w:rsidRPr="005901B3" w:rsidDel="00D5249E">
            <w:rPr>
              <w:lang w:val="de-DE"/>
              <w:rPrChange w:id="383" w:author="Amon Göppert" w:date="2026-05-03T22:50:00Z" w16du:dateUtc="2026-05-03T20:50:00Z">
                <w:rPr/>
              </w:rPrChange>
            </w:rPr>
            <w:delText>zum Mittelstandsführer</w:delText>
          </w:r>
        </w:del>
      </w:ins>
      <w:ins w:id="384" w:author="Maximilian Goeppert" w:date="2026-05-05T12:01:00Z" w16du:dateUtc="2026-05-05T10:01:00Z">
        <w:r w:rsidR="00D5249E">
          <w:rPr>
            <w:lang w:val="de-DE"/>
          </w:rPr>
          <w:t xml:space="preserve">zur </w:t>
        </w:r>
        <w:r w:rsidR="0076789A">
          <w:rPr>
            <w:lang w:val="de-DE"/>
          </w:rPr>
          <w:t>führ</w:t>
        </w:r>
        <w:r w:rsidR="0080784D">
          <w:rPr>
            <w:lang w:val="de-DE"/>
          </w:rPr>
          <w:t>enden Gr</w:t>
        </w:r>
        <w:r w:rsidR="00A65A46">
          <w:rPr>
            <w:lang w:val="de-DE"/>
          </w:rPr>
          <w:t>uppe</w:t>
        </w:r>
      </w:ins>
      <w:ins w:id="385" w:author="Amon Göppert" w:date="2026-05-04T12:14:00Z" w16du:dateUtc="2026-05-04T10:14:00Z">
        <w:del w:id="386" w:author="Maximilian Goeppert" w:date="2026-05-05T12:01:00Z" w16du:dateUtc="2026-05-05T10:01:00Z">
          <w:r w:rsidR="004A7933" w:rsidDel="00540115">
            <w:rPr>
              <w:lang w:val="de-DE"/>
            </w:rPr>
            <w:delText xml:space="preserve"> innerhalb von 5 Jahren</w:delText>
          </w:r>
        </w:del>
      </w:ins>
      <w:ins w:id="387" w:author="Amon Göppert" w:date="2026-05-03T22:50:00Z" w16du:dateUtc="2026-05-03T20:50:00Z">
        <w:r w:rsidRPr="005901B3">
          <w:rPr>
            <w:lang w:val="de-DE"/>
            <w:rPrChange w:id="388" w:author="Amon Göppert" w:date="2026-05-03T22:50:00Z" w16du:dateUtc="2026-05-03T20:50:00Z">
              <w:rPr/>
            </w:rPrChange>
          </w:rPr>
          <w:t>.</w:t>
        </w:r>
      </w:ins>
      <w:ins w:id="389" w:author="Maximilian Goeppert" w:date="2026-05-05T12:01:00Z" w16du:dateUtc="2026-05-05T10:01:00Z">
        <w:r w:rsidR="00437EA3">
          <w:rPr>
            <w:lang w:val="de-DE"/>
          </w:rPr>
          <w:t xml:space="preserve"> Dabei verfolgen w</w:t>
        </w:r>
        <w:r w:rsidR="000C15FF">
          <w:rPr>
            <w:lang w:val="de-DE"/>
          </w:rPr>
          <w:t xml:space="preserve">ir </w:t>
        </w:r>
        <w:r w:rsidR="0082451D">
          <w:rPr>
            <w:lang w:val="de-DE"/>
          </w:rPr>
          <w:t xml:space="preserve">ein </w:t>
        </w:r>
        <w:r w:rsidR="00305003">
          <w:rPr>
            <w:lang w:val="de-DE"/>
          </w:rPr>
          <w:t>klares Playbook</w:t>
        </w:r>
        <w:r w:rsidR="000B0ABC">
          <w:rPr>
            <w:lang w:val="de-DE"/>
          </w:rPr>
          <w:t>, welches wir sel</w:t>
        </w:r>
        <w:r w:rsidR="00B1629C">
          <w:rPr>
            <w:lang w:val="de-DE"/>
          </w:rPr>
          <w:t xml:space="preserve">ber über </w:t>
        </w:r>
        <w:r w:rsidR="004D28C0">
          <w:rPr>
            <w:lang w:val="de-DE"/>
          </w:rPr>
          <w:t xml:space="preserve">Jahre hinweg </w:t>
        </w:r>
      </w:ins>
      <w:ins w:id="390" w:author="Maximilian Goeppert" w:date="2026-05-05T12:02:00Z" w16du:dateUtc="2026-05-05T10:02:00Z">
        <w:r w:rsidR="00C9303A">
          <w:rPr>
            <w:lang w:val="de-DE"/>
          </w:rPr>
          <w:t>erar</w:t>
        </w:r>
        <w:r w:rsidR="00FA19CE">
          <w:rPr>
            <w:lang w:val="de-DE"/>
          </w:rPr>
          <w:t>bei</w:t>
        </w:r>
        <w:r w:rsidR="00823908">
          <w:rPr>
            <w:lang w:val="de-DE"/>
          </w:rPr>
          <w:t xml:space="preserve">tet </w:t>
        </w:r>
        <w:r w:rsidR="00B47B51">
          <w:rPr>
            <w:lang w:val="de-DE"/>
          </w:rPr>
          <w:t>und erfolg</w:t>
        </w:r>
        <w:r w:rsidR="002178A3">
          <w:rPr>
            <w:lang w:val="de-DE"/>
          </w:rPr>
          <w:t xml:space="preserve">reich </w:t>
        </w:r>
        <w:r w:rsidR="00301305">
          <w:rPr>
            <w:lang w:val="de-DE"/>
          </w:rPr>
          <w:t>u</w:t>
        </w:r>
        <w:r w:rsidR="004004C9">
          <w:rPr>
            <w:lang w:val="de-DE"/>
          </w:rPr>
          <w:t>mgesetz</w:t>
        </w:r>
        <w:r w:rsidR="005A5C6C">
          <w:rPr>
            <w:lang w:val="de-DE"/>
          </w:rPr>
          <w:t xml:space="preserve">t </w:t>
        </w:r>
        <w:r w:rsidR="00301305">
          <w:rPr>
            <w:lang w:val="de-DE"/>
          </w:rPr>
          <w:t>haben</w:t>
        </w:r>
        <w:r w:rsidR="00DD2C49">
          <w:rPr>
            <w:lang w:val="de-DE"/>
          </w:rPr>
          <w:t>.</w:t>
        </w:r>
        <w:r w:rsidR="00534592">
          <w:rPr>
            <w:lang w:val="de-DE"/>
          </w:rPr>
          <w:t xml:space="preserve"> </w:t>
        </w:r>
      </w:ins>
      <w:ins w:id="391" w:author="Maximilian Goeppert" w:date="2026-05-05T12:03:00Z" w16du:dateUtc="2026-05-05T10:03:00Z">
        <w:r w:rsidR="0093117C">
          <w:rPr>
            <w:lang w:val="de-DE"/>
          </w:rPr>
          <w:t xml:space="preserve">Dabei </w:t>
        </w:r>
        <w:r w:rsidR="00A54FF2">
          <w:rPr>
            <w:lang w:val="de-DE"/>
          </w:rPr>
          <w:t xml:space="preserve">folgt der </w:t>
        </w:r>
        <w:r w:rsidR="00375CE3">
          <w:rPr>
            <w:lang w:val="de-DE"/>
          </w:rPr>
          <w:t>Abl</w:t>
        </w:r>
        <w:r w:rsidR="00D4270C">
          <w:rPr>
            <w:lang w:val="de-DE"/>
          </w:rPr>
          <w:t xml:space="preserve">auf </w:t>
        </w:r>
        <w:r w:rsidR="00C37474">
          <w:rPr>
            <w:lang w:val="de-DE"/>
          </w:rPr>
          <w:t>für das</w:t>
        </w:r>
        <w:r w:rsidR="0059240C">
          <w:rPr>
            <w:lang w:val="de-DE"/>
          </w:rPr>
          <w:t xml:space="preserve"> jeweilige </w:t>
        </w:r>
        <w:r w:rsidR="00AB72CF">
          <w:rPr>
            <w:lang w:val="de-DE"/>
          </w:rPr>
          <w:t>Unternehmen</w:t>
        </w:r>
        <w:r w:rsidR="00B702D7">
          <w:rPr>
            <w:lang w:val="de-DE"/>
          </w:rPr>
          <w:t xml:space="preserve"> nach eine</w:t>
        </w:r>
        <w:r w:rsidR="00CB29C6">
          <w:rPr>
            <w:lang w:val="de-DE"/>
          </w:rPr>
          <w:t xml:space="preserve">m </w:t>
        </w:r>
        <w:r w:rsidR="00657B2A">
          <w:rPr>
            <w:lang w:val="de-DE"/>
          </w:rPr>
          <w:t xml:space="preserve">klaren </w:t>
        </w:r>
        <w:r w:rsidR="008A49DF">
          <w:rPr>
            <w:lang w:val="de-DE"/>
          </w:rPr>
          <w:t>Schema.</w:t>
        </w:r>
      </w:ins>
    </w:p>
    <w:p w14:paraId="0FD490C0" w14:textId="77777777" w:rsidR="005901B3" w:rsidRPr="002C6234" w:rsidDel="0080270C" w:rsidRDefault="005901B3">
      <w:pPr>
        <w:spacing w:before="80" w:after="120"/>
        <w:rPr>
          <w:del w:id="392" w:author="Amon Göppert" w:date="2026-05-03T23:02:00Z" w16du:dateUtc="2026-05-03T21:02:00Z"/>
          <w:lang w:val="de-DE"/>
        </w:rPr>
      </w:pPr>
    </w:p>
    <w:p w14:paraId="1CC2322C" w14:textId="3B19AF42" w:rsidR="002E42BF" w:rsidRPr="002C6234" w:rsidDel="0080270C" w:rsidRDefault="00BE7304">
      <w:pPr>
        <w:spacing w:before="80" w:after="120"/>
        <w:rPr>
          <w:del w:id="393" w:author="Amon Göppert" w:date="2026-05-03T23:02:00Z" w16du:dateUtc="2026-05-03T21:02:00Z"/>
          <w:lang w:val="de-DE"/>
        </w:rPr>
      </w:pPr>
      <w:del w:id="394" w:author="Amon Göppert" w:date="2026-05-03T23:02:00Z" w16du:dateUtc="2026-05-03T21:02:00Z">
        <w:r w:rsidRPr="002C6234" w:rsidDel="0080270C">
          <w:rPr>
            <w:i/>
            <w:iCs/>
            <w:color w:val="555555"/>
            <w:lang w:val="de-DE"/>
          </w:rPr>
          <w:delText>[Button] So arbeiten wir →</w:delText>
        </w:r>
      </w:del>
    </w:p>
    <w:p w14:paraId="3AFDD1BB" w14:textId="4820DC2B" w:rsidR="00D16789" w:rsidRPr="00D16789" w:rsidDel="00D73BC6" w:rsidRDefault="00D16789">
      <w:pPr>
        <w:spacing w:before="240" w:after="80"/>
        <w:rPr>
          <w:del w:id="395" w:author="Amon Göppert" w:date="2026-05-03T22:43:00Z" w16du:dateUtc="2026-05-03T20:43:00Z"/>
          <w:sz w:val="24"/>
          <w:szCs w:val="24"/>
          <w:lang w:val="de-DE"/>
          <w:rPrChange w:id="396" w:author="Amon Göppert" w:date="2026-05-03T16:58:00Z" w16du:dateUtc="2026-05-03T14:58:00Z">
            <w:rPr>
              <w:del w:id="397" w:author="Amon Göppert" w:date="2026-05-03T22:43:00Z" w16du:dateUtc="2026-05-03T20:43:00Z"/>
              <w:b/>
              <w:bCs/>
              <w:sz w:val="24"/>
              <w:szCs w:val="24"/>
              <w:lang w:val="de-DE"/>
            </w:rPr>
          </w:rPrChange>
        </w:rPr>
      </w:pPr>
    </w:p>
    <w:p w14:paraId="49719567" w14:textId="1844AD0C" w:rsidR="00CA0C82" w:rsidRPr="00CA0C82" w:rsidRDefault="00CA0C82" w:rsidP="00CA0C82">
      <w:pPr>
        <w:spacing w:before="240" w:after="80"/>
        <w:rPr>
          <w:ins w:id="398" w:author="Amon Göppert" w:date="2026-05-03T22:37:00Z" w16du:dateUtc="2026-05-03T20:37:00Z"/>
          <w:del w:id="399" w:author="Maximilian Goeppert" w:date="2026-05-05T12:37:00Z" w16du:dateUtc="2026-05-05T10:37:00Z"/>
          <w:b/>
          <w:bCs/>
          <w:sz w:val="24"/>
          <w:szCs w:val="24"/>
          <w:lang w:val="de-DE"/>
        </w:rPr>
      </w:pPr>
      <w:ins w:id="400" w:author="Amon Göppert" w:date="2026-05-03T22:37:00Z" w16du:dateUtc="2026-05-03T20:37:00Z">
        <w:del w:id="401" w:author="Maximilian Goeppert" w:date="2026-05-05T12:37:00Z" w16du:dateUtc="2026-05-05T10:37:00Z">
          <w:r w:rsidRPr="00CA0C82">
            <w:rPr>
              <w:b/>
              <w:bCs/>
              <w:sz w:val="24"/>
              <w:szCs w:val="24"/>
              <w:lang w:val="de-DE"/>
            </w:rPr>
            <w:delText xml:space="preserve">Phase 1 – </w:delText>
          </w:r>
        </w:del>
        <w:del w:id="402" w:author="Maximilian Goeppert" w:date="2026-05-05T12:03:00Z" w16du:dateUtc="2026-05-05T10:03:00Z">
          <w:r w:rsidRPr="00CA0C82" w:rsidDel="000D237F">
            <w:rPr>
              <w:b/>
              <w:bCs/>
              <w:sz w:val="24"/>
              <w:szCs w:val="24"/>
              <w:lang w:val="de-DE"/>
            </w:rPr>
            <w:delText>Plattform (Jahr 1)</w:delText>
          </w:r>
        </w:del>
      </w:ins>
    </w:p>
    <w:p w14:paraId="257D7965" w14:textId="6DD6C4BD" w:rsidR="00CA0C82" w:rsidRPr="00CA0C82" w:rsidRDefault="00CA0C82" w:rsidP="00CA0C82">
      <w:pPr>
        <w:spacing w:before="240" w:after="80"/>
        <w:rPr>
          <w:ins w:id="403" w:author="Amon Göppert" w:date="2026-05-03T22:37:00Z" w16du:dateUtc="2026-05-03T20:37:00Z"/>
          <w:del w:id="404" w:author="Maximilian Goeppert" w:date="2026-05-05T12:37:00Z" w16du:dateUtc="2026-05-05T10:37:00Z"/>
          <w:sz w:val="24"/>
          <w:szCs w:val="24"/>
          <w:lang w:val="de-DE"/>
          <w:rPrChange w:id="405" w:author="Amon Göppert" w:date="2026-05-03T22:37:00Z" w16du:dateUtc="2026-05-03T20:37:00Z">
            <w:rPr>
              <w:ins w:id="406" w:author="Amon Göppert" w:date="2026-05-03T22:37:00Z" w16du:dateUtc="2026-05-03T20:37:00Z"/>
              <w:del w:id="407" w:author="Maximilian Goeppert" w:date="2026-05-05T12:37:00Z" w16du:dateUtc="2026-05-05T10:37:00Z"/>
              <w:b/>
              <w:bCs/>
              <w:sz w:val="24"/>
              <w:szCs w:val="24"/>
              <w:lang w:val="de-DE"/>
            </w:rPr>
          </w:rPrChange>
        </w:rPr>
      </w:pPr>
      <w:ins w:id="408" w:author="Amon Göppert" w:date="2026-05-03T22:37:00Z" w16du:dateUtc="2026-05-03T20:37:00Z">
        <w:del w:id="409" w:author="Maximilian Goeppert" w:date="2026-05-05T12:03:00Z" w16du:dateUtc="2026-05-05T10:03:00Z">
          <w:r w:rsidRPr="00CA0C82" w:rsidDel="006E7788">
            <w:rPr>
              <w:sz w:val="24"/>
              <w:szCs w:val="24"/>
              <w:lang w:val="de-DE"/>
              <w:rPrChange w:id="410" w:author="Amon Göppert" w:date="2026-05-03T22:37:00Z" w16du:dateUtc="2026-05-03T20:37:00Z">
                <w:rPr>
                  <w:b/>
                  <w:bCs/>
                  <w:sz w:val="24"/>
                  <w:szCs w:val="24"/>
                  <w:lang w:val="de-DE"/>
                </w:rPr>
              </w:rPrChange>
            </w:rPr>
            <w:delText xml:space="preserve">Akquisition eines etablierten </w:delText>
          </w:r>
        </w:del>
      </w:ins>
      <w:ins w:id="411" w:author="Amon Göppert" w:date="2026-05-03T22:38:00Z" w16du:dateUtc="2026-05-03T20:38:00Z">
        <w:del w:id="412" w:author="Maximilian Goeppert" w:date="2026-05-05T12:03:00Z" w16du:dateUtc="2026-05-05T10:03:00Z">
          <w:r w:rsidR="006312DF" w:rsidDel="006E7788">
            <w:rPr>
              <w:sz w:val="24"/>
              <w:szCs w:val="24"/>
              <w:lang w:val="de-DE"/>
            </w:rPr>
            <w:delText>Nukleus-U</w:delText>
          </w:r>
        </w:del>
      </w:ins>
      <w:ins w:id="413" w:author="Amon Göppert" w:date="2026-05-03T22:37:00Z" w16du:dateUtc="2026-05-03T20:37:00Z">
        <w:del w:id="414" w:author="Maximilian Goeppert" w:date="2026-05-05T12:03:00Z" w16du:dateUtc="2026-05-05T10:03:00Z">
          <w:r w:rsidRPr="00CA0C82" w:rsidDel="006E7788">
            <w:rPr>
              <w:sz w:val="24"/>
              <w:szCs w:val="24"/>
              <w:lang w:val="de-DE"/>
              <w:rPrChange w:id="415" w:author="Amon Göppert" w:date="2026-05-03T22:37:00Z" w16du:dateUtc="2026-05-03T20:37:00Z">
                <w:rPr>
                  <w:b/>
                  <w:bCs/>
                  <w:sz w:val="24"/>
                  <w:szCs w:val="24"/>
                  <w:lang w:val="de-DE"/>
                </w:rPr>
              </w:rPrChange>
            </w:rPr>
            <w:delText xml:space="preserve">nternehmens mit ca. 300–500 </w:delText>
          </w:r>
        </w:del>
      </w:ins>
      <w:ins w:id="416" w:author="Amon Göppert" w:date="2026-05-03T22:38:00Z" w16du:dateUtc="2026-05-03T20:38:00Z">
        <w:del w:id="417" w:author="Maximilian Goeppert" w:date="2026-05-05T12:03:00Z" w16du:dateUtc="2026-05-05T10:03:00Z">
          <w:r w:rsidR="006312DF" w:rsidDel="006E7788">
            <w:rPr>
              <w:sz w:val="24"/>
              <w:szCs w:val="24"/>
              <w:lang w:val="de-DE"/>
            </w:rPr>
            <w:delText>F</w:delText>
          </w:r>
          <w:r w:rsidR="00ED6E52" w:rsidDel="006E7788">
            <w:rPr>
              <w:sz w:val="24"/>
              <w:szCs w:val="24"/>
              <w:lang w:val="de-DE"/>
            </w:rPr>
            <w:delText>TE</w:delText>
          </w:r>
        </w:del>
      </w:ins>
      <w:ins w:id="418" w:author="Amon Göppert" w:date="2026-05-03T22:37:00Z" w16du:dateUtc="2026-05-03T20:37:00Z">
        <w:del w:id="419" w:author="Maximilian Goeppert" w:date="2026-05-05T12:03:00Z" w16du:dateUtc="2026-05-05T10:03:00Z">
          <w:r w:rsidRPr="00CA0C82" w:rsidDel="006E7788">
            <w:rPr>
              <w:sz w:val="24"/>
              <w:szCs w:val="24"/>
              <w:lang w:val="de-DE"/>
              <w:rPrChange w:id="420" w:author="Amon Göppert" w:date="2026-05-03T22:37:00Z" w16du:dateUtc="2026-05-03T20:37:00Z">
                <w:rPr>
                  <w:b/>
                  <w:bCs/>
                  <w:sz w:val="24"/>
                  <w:szCs w:val="24"/>
                  <w:lang w:val="de-DE"/>
                </w:rPr>
              </w:rPrChange>
            </w:rPr>
            <w:delText xml:space="preserve">, das </w:delText>
          </w:r>
        </w:del>
      </w:ins>
      <w:ins w:id="421" w:author="Amon Göppert" w:date="2026-05-04T12:12:00Z" w16du:dateUtc="2026-05-04T10:12:00Z">
        <w:del w:id="422" w:author="Maximilian Goeppert" w:date="2026-05-05T12:03:00Z" w16du:dateUtc="2026-05-05T10:03:00Z">
          <w:r w:rsidR="008647E0" w:rsidDel="006E7788">
            <w:rPr>
              <w:sz w:val="24"/>
              <w:szCs w:val="24"/>
              <w:lang w:val="de-DE"/>
            </w:rPr>
            <w:delText xml:space="preserve">mit skalierbaren Strukturen </w:delText>
          </w:r>
        </w:del>
      </w:ins>
      <w:ins w:id="423" w:author="Amon Göppert" w:date="2026-05-03T22:37:00Z" w16du:dateUtc="2026-05-03T20:37:00Z">
        <w:del w:id="424" w:author="Maximilian Goeppert" w:date="2026-05-05T12:03:00Z" w16du:dateUtc="2026-05-05T10:03:00Z">
          <w:r w:rsidRPr="00CA0C82" w:rsidDel="006E7788">
            <w:rPr>
              <w:sz w:val="24"/>
              <w:szCs w:val="24"/>
              <w:lang w:val="de-DE"/>
              <w:rPrChange w:id="425" w:author="Amon Göppert" w:date="2026-05-03T22:37:00Z" w16du:dateUtc="2026-05-03T20:37:00Z">
                <w:rPr>
                  <w:b/>
                  <w:bCs/>
                  <w:sz w:val="24"/>
                  <w:szCs w:val="24"/>
                  <w:lang w:val="de-DE"/>
                </w:rPr>
              </w:rPrChange>
            </w:rPr>
            <w:delText>als Fundament für anorganisches Wachstum dient.</w:delText>
          </w:r>
        </w:del>
      </w:ins>
    </w:p>
    <w:p w14:paraId="59A6DD86" w14:textId="7B7E1DC2" w:rsidR="00CA0C82" w:rsidRPr="00CA0C82" w:rsidDel="004F72DC" w:rsidRDefault="00CA0C82" w:rsidP="00CA0C82">
      <w:pPr>
        <w:spacing w:before="240" w:after="80"/>
        <w:rPr>
          <w:ins w:id="426" w:author="Amon Göppert" w:date="2026-05-03T22:37:00Z" w16du:dateUtc="2026-05-03T20:37:00Z"/>
          <w:del w:id="427" w:author="Maximilian Goeppert" w:date="2026-05-05T12:13:00Z" w16du:dateUtc="2026-05-05T10:13:00Z"/>
          <w:b/>
          <w:bCs/>
          <w:sz w:val="24"/>
          <w:szCs w:val="24"/>
          <w:lang w:val="de-DE"/>
        </w:rPr>
      </w:pPr>
      <w:ins w:id="428" w:author="Amon Göppert" w:date="2026-05-03T22:37:00Z" w16du:dateUtc="2026-05-03T20:37:00Z">
        <w:del w:id="429" w:author="Maximilian Goeppert" w:date="2026-05-05T12:13:00Z" w16du:dateUtc="2026-05-05T10:13:00Z">
          <w:r w:rsidRPr="00CA0C82" w:rsidDel="004F72DC">
            <w:rPr>
              <w:b/>
              <w:bCs/>
              <w:sz w:val="24"/>
              <w:szCs w:val="24"/>
              <w:lang w:val="de-DE"/>
            </w:rPr>
            <w:delText>Phase 2 – Add-ons (Jahr 2</w:delText>
          </w:r>
        </w:del>
      </w:ins>
      <w:ins w:id="430" w:author="Amon Göppert" w:date="2026-05-04T18:13:00Z" w16du:dateUtc="2026-05-04T16:13:00Z">
        <w:del w:id="431" w:author="Maximilian Goeppert" w:date="2026-05-05T12:13:00Z" w16du:dateUtc="2026-05-05T10:13:00Z">
          <w:r w:rsidR="004E0EBF" w:rsidDel="004F72DC">
            <w:rPr>
              <w:b/>
              <w:bCs/>
              <w:sz w:val="24"/>
              <w:szCs w:val="24"/>
              <w:lang w:val="de-DE"/>
            </w:rPr>
            <w:delText>-</w:delText>
          </w:r>
        </w:del>
      </w:ins>
      <w:ins w:id="432" w:author="Amon Göppert" w:date="2026-05-03T22:37:00Z" w16du:dateUtc="2026-05-03T20:37:00Z">
        <w:del w:id="433" w:author="Maximilian Goeppert" w:date="2026-05-05T12:13:00Z" w16du:dateUtc="2026-05-05T10:13:00Z">
          <w:r w:rsidRPr="00CA0C82" w:rsidDel="004F72DC">
            <w:rPr>
              <w:b/>
              <w:bCs/>
              <w:sz w:val="24"/>
              <w:szCs w:val="24"/>
              <w:lang w:val="de-DE"/>
            </w:rPr>
            <w:delText>3)</w:delText>
          </w:r>
        </w:del>
      </w:ins>
    </w:p>
    <w:p w14:paraId="718D429B" w14:textId="6301F782" w:rsidR="00CA0C82" w:rsidRPr="00CA0C82" w:rsidDel="004F72DC" w:rsidRDefault="00CA0C82" w:rsidP="00CA0C82">
      <w:pPr>
        <w:spacing w:before="240" w:after="80"/>
        <w:rPr>
          <w:ins w:id="434" w:author="Amon Göppert" w:date="2026-05-03T22:37:00Z" w16du:dateUtc="2026-05-03T20:37:00Z"/>
          <w:del w:id="435" w:author="Maximilian Goeppert" w:date="2026-05-05T12:13:00Z" w16du:dateUtc="2026-05-05T10:13:00Z"/>
          <w:sz w:val="24"/>
          <w:szCs w:val="24"/>
          <w:lang w:val="de-DE"/>
          <w:rPrChange w:id="436" w:author="Amon Göppert" w:date="2026-05-03T22:37:00Z" w16du:dateUtc="2026-05-03T20:37:00Z">
            <w:rPr>
              <w:ins w:id="437" w:author="Amon Göppert" w:date="2026-05-03T22:37:00Z" w16du:dateUtc="2026-05-03T20:37:00Z"/>
              <w:del w:id="438" w:author="Maximilian Goeppert" w:date="2026-05-05T12:13:00Z" w16du:dateUtc="2026-05-05T10:13:00Z"/>
              <w:b/>
              <w:bCs/>
              <w:sz w:val="24"/>
              <w:szCs w:val="24"/>
              <w:lang w:val="de-DE"/>
            </w:rPr>
          </w:rPrChange>
        </w:rPr>
      </w:pPr>
      <w:ins w:id="439" w:author="Amon Göppert" w:date="2026-05-03T22:37:00Z" w16du:dateUtc="2026-05-03T20:37:00Z">
        <w:del w:id="440" w:author="Maximilian Goeppert" w:date="2026-05-05T12:13:00Z" w16du:dateUtc="2026-05-05T10:13:00Z">
          <w:r w:rsidRPr="00CA0C82" w:rsidDel="004F72DC">
            <w:rPr>
              <w:sz w:val="24"/>
              <w:szCs w:val="24"/>
              <w:lang w:val="de-DE"/>
              <w:rPrChange w:id="441" w:author="Amon Göppert" w:date="2026-05-03T22:37:00Z" w16du:dateUtc="2026-05-03T20:37:00Z">
                <w:rPr>
                  <w:b/>
                  <w:bCs/>
                  <w:sz w:val="24"/>
                  <w:szCs w:val="24"/>
                  <w:lang w:val="de-DE"/>
                </w:rPr>
              </w:rPrChange>
            </w:rPr>
            <w:delText xml:space="preserve">Zukauf </w:delText>
          </w:r>
        </w:del>
      </w:ins>
      <w:ins w:id="442" w:author="Amon Göppert" w:date="2026-05-04T12:12:00Z" w16du:dateUtc="2026-05-04T10:12:00Z">
        <w:del w:id="443" w:author="Maximilian Goeppert" w:date="2026-05-05T12:13:00Z" w16du:dateUtc="2026-05-05T10:13:00Z">
          <w:r w:rsidR="008647E0" w:rsidDel="004F72DC">
            <w:rPr>
              <w:sz w:val="24"/>
              <w:szCs w:val="24"/>
              <w:lang w:val="de-DE"/>
            </w:rPr>
            <w:delText xml:space="preserve">und Integration </w:delText>
          </w:r>
        </w:del>
      </w:ins>
      <w:ins w:id="444" w:author="Amon Göppert" w:date="2026-05-03T22:37:00Z" w16du:dateUtc="2026-05-03T20:37:00Z">
        <w:del w:id="445" w:author="Maximilian Goeppert" w:date="2026-05-05T12:13:00Z" w16du:dateUtc="2026-05-05T10:13:00Z">
          <w:r w:rsidRPr="00CA0C82" w:rsidDel="004F72DC">
            <w:rPr>
              <w:sz w:val="24"/>
              <w:szCs w:val="24"/>
              <w:lang w:val="de-DE"/>
              <w:rPrChange w:id="446" w:author="Amon Göppert" w:date="2026-05-03T22:37:00Z" w16du:dateUtc="2026-05-03T20:37:00Z">
                <w:rPr>
                  <w:b/>
                  <w:bCs/>
                  <w:sz w:val="24"/>
                  <w:szCs w:val="24"/>
                  <w:lang w:val="de-DE"/>
                </w:rPr>
              </w:rPrChange>
            </w:rPr>
            <w:delText>von 5 bis 10 Unternehme</w:delText>
          </w:r>
        </w:del>
      </w:ins>
      <w:ins w:id="447" w:author="Amon Göppert" w:date="2026-05-04T12:12:00Z" w16du:dateUtc="2026-05-04T10:12:00Z">
        <w:del w:id="448" w:author="Maximilian Goeppert" w:date="2026-05-05T12:13:00Z" w16du:dateUtc="2026-05-05T10:13:00Z">
          <w:r w:rsidR="008647E0" w:rsidDel="004F72DC">
            <w:rPr>
              <w:sz w:val="24"/>
              <w:szCs w:val="24"/>
              <w:lang w:val="de-DE"/>
            </w:rPr>
            <w:delText>n</w:delText>
          </w:r>
          <w:r w:rsidR="00CA57F1" w:rsidDel="004F72DC">
            <w:rPr>
              <w:sz w:val="24"/>
              <w:szCs w:val="24"/>
              <w:lang w:val="de-DE"/>
            </w:rPr>
            <w:delText>, die strategisch zur Plattform passen (</w:delText>
          </w:r>
        </w:del>
      </w:ins>
      <w:ins w:id="449" w:author="Amon Göppert" w:date="2026-05-04T12:13:00Z" w16du:dateUtc="2026-05-04T10:13:00Z">
        <w:del w:id="450" w:author="Maximilian Goeppert" w:date="2026-05-05T12:13:00Z" w16du:dateUtc="2026-05-05T10:13:00Z">
          <w:r w:rsidR="00371772" w:rsidDel="004F72DC">
            <w:rPr>
              <w:sz w:val="24"/>
              <w:szCs w:val="24"/>
              <w:lang w:val="de-DE"/>
            </w:rPr>
            <w:delText xml:space="preserve">bspw. </w:delText>
          </w:r>
        </w:del>
      </w:ins>
      <w:ins w:id="451" w:author="Amon Göppert" w:date="2026-05-04T12:12:00Z" w16du:dateUtc="2026-05-04T10:12:00Z">
        <w:del w:id="452" w:author="Maximilian Goeppert" w:date="2026-05-05T12:13:00Z" w16du:dateUtc="2026-05-05T10:13:00Z">
          <w:r w:rsidR="00CA57F1" w:rsidDel="004F72DC">
            <w:rPr>
              <w:sz w:val="24"/>
              <w:szCs w:val="24"/>
              <w:lang w:val="de-DE"/>
            </w:rPr>
            <w:delText>Wertschö</w:delText>
          </w:r>
        </w:del>
      </w:ins>
      <w:ins w:id="453" w:author="Amon Göppert" w:date="2026-05-04T12:13:00Z" w16du:dateUtc="2026-05-04T10:13:00Z">
        <w:del w:id="454" w:author="Maximilian Goeppert" w:date="2026-05-05T12:13:00Z" w16du:dateUtc="2026-05-05T10:13:00Z">
          <w:r w:rsidR="00CA57F1" w:rsidDel="004F72DC">
            <w:rPr>
              <w:sz w:val="24"/>
              <w:szCs w:val="24"/>
              <w:lang w:val="de-DE"/>
            </w:rPr>
            <w:delText>pfungskette, Geographie, Ergänzung de</w:delText>
          </w:r>
          <w:r w:rsidR="00371772" w:rsidDel="004F72DC">
            <w:rPr>
              <w:sz w:val="24"/>
              <w:szCs w:val="24"/>
              <w:lang w:val="de-DE"/>
            </w:rPr>
            <w:delText>r Endmärkte)</w:delText>
          </w:r>
        </w:del>
      </w:ins>
      <w:ins w:id="455" w:author="Amon Göppert" w:date="2026-05-03T22:37:00Z" w16du:dateUtc="2026-05-03T20:37:00Z">
        <w:del w:id="456" w:author="Maximilian Goeppert" w:date="2026-05-05T12:13:00Z" w16du:dateUtc="2026-05-05T10:13:00Z">
          <w:r w:rsidRPr="00CA0C82" w:rsidDel="004F72DC">
            <w:rPr>
              <w:sz w:val="24"/>
              <w:szCs w:val="24"/>
              <w:lang w:val="de-DE"/>
              <w:rPrChange w:id="457" w:author="Amon Göppert" w:date="2026-05-03T22:37:00Z" w16du:dateUtc="2026-05-03T20:37:00Z">
                <w:rPr>
                  <w:b/>
                  <w:bCs/>
                  <w:sz w:val="24"/>
                  <w:szCs w:val="24"/>
                  <w:lang w:val="de-DE"/>
                </w:rPr>
              </w:rPrChange>
            </w:rPr>
            <w:delText>. Zusätzliche</w:delText>
          </w:r>
        </w:del>
      </w:ins>
      <w:ins w:id="458" w:author="Amon Göppert" w:date="2026-05-04T12:12:00Z" w16du:dateUtc="2026-05-04T10:12:00Z">
        <w:del w:id="459" w:author="Maximilian Goeppert" w:date="2026-05-05T12:13:00Z" w16du:dateUtc="2026-05-05T10:13:00Z">
          <w:r w:rsidR="008647E0" w:rsidDel="004F72DC">
            <w:rPr>
              <w:sz w:val="24"/>
              <w:szCs w:val="24"/>
              <w:lang w:val="de-DE"/>
            </w:rPr>
            <w:delText>s</w:delText>
          </w:r>
        </w:del>
      </w:ins>
      <w:ins w:id="460" w:author="Amon Göppert" w:date="2026-05-03T22:37:00Z" w16du:dateUtc="2026-05-03T20:37:00Z">
        <w:del w:id="461" w:author="Maximilian Goeppert" w:date="2026-05-05T12:13:00Z" w16du:dateUtc="2026-05-05T10:13:00Z">
          <w:r w:rsidRPr="00CA0C82" w:rsidDel="004F72DC">
            <w:rPr>
              <w:sz w:val="24"/>
              <w:szCs w:val="24"/>
              <w:lang w:val="de-DE"/>
              <w:rPrChange w:id="462" w:author="Amon Göppert" w:date="2026-05-03T22:37:00Z" w16du:dateUtc="2026-05-03T20:37:00Z">
                <w:rPr>
                  <w:b/>
                  <w:bCs/>
                  <w:sz w:val="24"/>
                  <w:szCs w:val="24"/>
                  <w:lang w:val="de-DE"/>
                </w:rPr>
              </w:rPrChange>
            </w:rPr>
            <w:delText xml:space="preserve"> </w:delText>
          </w:r>
        </w:del>
      </w:ins>
      <w:ins w:id="463" w:author="Amon Göppert" w:date="2026-05-04T12:12:00Z" w16du:dateUtc="2026-05-04T10:12:00Z">
        <w:del w:id="464" w:author="Maximilian Goeppert" w:date="2026-05-05T12:13:00Z" w16du:dateUtc="2026-05-05T10:13:00Z">
          <w:r w:rsidR="008647E0" w:rsidDel="004F72DC">
            <w:rPr>
              <w:sz w:val="24"/>
              <w:szCs w:val="24"/>
              <w:lang w:val="de-DE"/>
            </w:rPr>
            <w:delText xml:space="preserve">Wachstum </w:delText>
          </w:r>
        </w:del>
      </w:ins>
      <w:ins w:id="465" w:author="Amon Göppert" w:date="2026-05-03T22:37:00Z" w16du:dateUtc="2026-05-03T20:37:00Z">
        <w:del w:id="466" w:author="Maximilian Goeppert" w:date="2026-05-05T12:13:00Z" w16du:dateUtc="2026-05-05T10:13:00Z">
          <w:r w:rsidRPr="00CA0C82" w:rsidDel="004F72DC">
            <w:rPr>
              <w:sz w:val="24"/>
              <w:szCs w:val="24"/>
              <w:lang w:val="de-DE"/>
              <w:rPrChange w:id="467" w:author="Amon Göppert" w:date="2026-05-03T22:37:00Z" w16du:dateUtc="2026-05-03T20:37:00Z">
                <w:rPr>
                  <w:b/>
                  <w:bCs/>
                  <w:sz w:val="24"/>
                  <w:szCs w:val="24"/>
                  <w:lang w:val="de-DE"/>
                </w:rPr>
              </w:rPrChange>
            </w:rPr>
            <w:delText>durch Gewinnung von Fachkräften aus dem Wettbewerbsumfeld</w:delText>
          </w:r>
        </w:del>
      </w:ins>
      <w:ins w:id="468" w:author="Amon Göppert" w:date="2026-05-03T22:38:00Z" w16du:dateUtc="2026-05-03T20:38:00Z">
        <w:del w:id="469" w:author="Maximilian Goeppert" w:date="2026-05-05T12:13:00Z" w16du:dateUtc="2026-05-05T10:13:00Z">
          <w:r w:rsidR="006312DF" w:rsidDel="004F72DC">
            <w:rPr>
              <w:sz w:val="24"/>
              <w:szCs w:val="24"/>
              <w:lang w:val="de-DE"/>
            </w:rPr>
            <w:delText>, i</w:delText>
          </w:r>
        </w:del>
      </w:ins>
      <w:ins w:id="470" w:author="Amon Göppert" w:date="2026-05-03T22:37:00Z" w16du:dateUtc="2026-05-03T20:37:00Z">
        <w:del w:id="471" w:author="Maximilian Goeppert" w:date="2026-05-05T12:13:00Z" w16du:dateUtc="2026-05-05T10:13:00Z">
          <w:r w:rsidRPr="00CA0C82" w:rsidDel="004F72DC">
            <w:rPr>
              <w:sz w:val="24"/>
              <w:szCs w:val="24"/>
              <w:lang w:val="de-DE"/>
              <w:rPrChange w:id="472" w:author="Amon Göppert" w:date="2026-05-03T22:37:00Z" w16du:dateUtc="2026-05-03T20:37:00Z">
                <w:rPr>
                  <w:b/>
                  <w:bCs/>
                  <w:sz w:val="24"/>
                  <w:szCs w:val="24"/>
                  <w:lang w:val="de-DE"/>
                </w:rPr>
              </w:rPrChange>
            </w:rPr>
            <w:delText xml:space="preserve">ncentiviert über </w:delText>
          </w:r>
        </w:del>
      </w:ins>
      <w:ins w:id="473" w:author="Amon Göppert" w:date="2026-05-04T12:13:00Z" w16du:dateUtc="2026-05-04T10:13:00Z">
        <w:del w:id="474" w:author="Maximilian Goeppert" w:date="2026-05-05T12:13:00Z" w16du:dateUtc="2026-05-05T10:13:00Z">
          <w:r w:rsidR="00371772" w:rsidDel="004F72DC">
            <w:rPr>
              <w:sz w:val="24"/>
              <w:szCs w:val="24"/>
              <w:lang w:val="de-DE"/>
            </w:rPr>
            <w:delText>Unternehmensb</w:delText>
          </w:r>
        </w:del>
      </w:ins>
      <w:ins w:id="475" w:author="Amon Göppert" w:date="2026-05-03T22:37:00Z" w16du:dateUtc="2026-05-03T20:37:00Z">
        <w:del w:id="476" w:author="Maximilian Goeppert" w:date="2026-05-05T12:13:00Z" w16du:dateUtc="2026-05-05T10:13:00Z">
          <w:r w:rsidRPr="00CA0C82" w:rsidDel="004F72DC">
            <w:rPr>
              <w:sz w:val="24"/>
              <w:szCs w:val="24"/>
              <w:lang w:val="de-DE"/>
              <w:rPrChange w:id="477" w:author="Amon Göppert" w:date="2026-05-03T22:37:00Z" w16du:dateUtc="2026-05-03T20:37:00Z">
                <w:rPr>
                  <w:b/>
                  <w:bCs/>
                  <w:sz w:val="24"/>
                  <w:szCs w:val="24"/>
                  <w:lang w:val="de-DE"/>
                </w:rPr>
              </w:rPrChange>
            </w:rPr>
            <w:delText>eteiligungen.</w:delText>
          </w:r>
        </w:del>
      </w:ins>
    </w:p>
    <w:p w14:paraId="534127D9" w14:textId="6A1FF77D" w:rsidR="00CA0C82" w:rsidRPr="00CA0C82" w:rsidDel="004F72DC" w:rsidRDefault="00CA0C82" w:rsidP="00CA0C82">
      <w:pPr>
        <w:spacing w:before="240" w:after="80"/>
        <w:rPr>
          <w:ins w:id="478" w:author="Amon Göppert" w:date="2026-05-03T22:37:00Z" w16du:dateUtc="2026-05-03T20:37:00Z"/>
          <w:del w:id="479" w:author="Maximilian Goeppert" w:date="2026-05-05T12:13:00Z" w16du:dateUtc="2026-05-05T10:13:00Z"/>
          <w:b/>
          <w:bCs/>
          <w:sz w:val="24"/>
          <w:szCs w:val="24"/>
          <w:lang w:val="de-DE"/>
        </w:rPr>
      </w:pPr>
      <w:ins w:id="480" w:author="Amon Göppert" w:date="2026-05-03T22:37:00Z" w16du:dateUtc="2026-05-03T20:37:00Z">
        <w:del w:id="481" w:author="Maximilian Goeppert" w:date="2026-05-05T12:13:00Z" w16du:dateUtc="2026-05-05T10:13:00Z">
          <w:r w:rsidRPr="00CA0C82" w:rsidDel="004F72DC">
            <w:rPr>
              <w:b/>
              <w:bCs/>
              <w:sz w:val="24"/>
              <w:szCs w:val="24"/>
              <w:lang w:val="de-DE"/>
            </w:rPr>
            <w:delText>Phase 3 – Integrierte</w:delText>
          </w:r>
        </w:del>
      </w:ins>
      <w:ins w:id="482" w:author="Amon Göppert" w:date="2026-05-03T22:50:00Z" w16du:dateUtc="2026-05-03T20:50:00Z">
        <w:del w:id="483" w:author="Maximilian Goeppert" w:date="2026-05-05T12:13:00Z" w16du:dateUtc="2026-05-05T10:13:00Z">
          <w:r w:rsidR="005901B3" w:rsidDel="004F72DC">
            <w:rPr>
              <w:b/>
              <w:bCs/>
              <w:sz w:val="24"/>
              <w:szCs w:val="24"/>
              <w:lang w:val="de-DE"/>
            </w:rPr>
            <w:delText xml:space="preserve">r </w:delText>
          </w:r>
          <w:r w:rsidR="005D6A15" w:rsidDel="004F72DC">
            <w:rPr>
              <w:b/>
              <w:bCs/>
              <w:sz w:val="24"/>
              <w:szCs w:val="24"/>
              <w:lang w:val="de-DE"/>
            </w:rPr>
            <w:delText xml:space="preserve">Marktführer </w:delText>
          </w:r>
        </w:del>
      </w:ins>
      <w:ins w:id="484" w:author="Amon Göppert" w:date="2026-05-03T22:37:00Z" w16du:dateUtc="2026-05-03T20:37:00Z">
        <w:del w:id="485" w:author="Maximilian Goeppert" w:date="2026-05-05T12:13:00Z" w16du:dateUtc="2026-05-05T10:13:00Z">
          <w:r w:rsidRPr="00CA0C82" w:rsidDel="004F72DC">
            <w:rPr>
              <w:b/>
              <w:bCs/>
              <w:sz w:val="24"/>
              <w:szCs w:val="24"/>
              <w:lang w:val="de-DE"/>
            </w:rPr>
            <w:delText xml:space="preserve">(Jahr </w:delText>
          </w:r>
        </w:del>
      </w:ins>
      <w:ins w:id="486" w:author="Amon Göppert" w:date="2026-05-04T12:14:00Z" w16du:dateUtc="2026-05-04T10:14:00Z">
        <w:del w:id="487" w:author="Maximilian Goeppert" w:date="2026-05-05T12:13:00Z" w16du:dateUtc="2026-05-05T10:13:00Z">
          <w:r w:rsidR="004A7933" w:rsidDel="004F72DC">
            <w:rPr>
              <w:b/>
              <w:bCs/>
              <w:sz w:val="24"/>
              <w:szCs w:val="24"/>
              <w:lang w:val="de-DE"/>
            </w:rPr>
            <w:delText>3-</w:delText>
          </w:r>
        </w:del>
      </w:ins>
      <w:ins w:id="488" w:author="Amon Göppert" w:date="2026-05-03T22:37:00Z" w16du:dateUtc="2026-05-03T20:37:00Z">
        <w:del w:id="489" w:author="Maximilian Goeppert" w:date="2026-05-05T12:13:00Z" w16du:dateUtc="2026-05-05T10:13:00Z">
          <w:r w:rsidRPr="00CA0C82" w:rsidDel="004F72DC">
            <w:rPr>
              <w:b/>
              <w:bCs/>
              <w:sz w:val="24"/>
              <w:szCs w:val="24"/>
              <w:lang w:val="de-DE"/>
            </w:rPr>
            <w:delText>5)</w:delText>
          </w:r>
        </w:del>
      </w:ins>
    </w:p>
    <w:p w14:paraId="0599C513" w14:textId="129F618B" w:rsidR="008144AA" w:rsidDel="004F72DC" w:rsidRDefault="00CA0C82">
      <w:pPr>
        <w:pBdr>
          <w:bottom w:val="single" w:sz="4" w:space="1" w:color="DDDDDD"/>
        </w:pBdr>
        <w:spacing w:before="200" w:after="200"/>
        <w:rPr>
          <w:del w:id="490" w:author="Maximilian Goeppert" w:date="2026-05-05T12:13:00Z" w16du:dateUtc="2026-05-05T10:13:00Z"/>
          <w:sz w:val="24"/>
          <w:szCs w:val="24"/>
          <w:lang w:val="de-DE"/>
        </w:rPr>
      </w:pPr>
      <w:ins w:id="491" w:author="Amon Göppert" w:date="2026-05-03T22:37:00Z" w16du:dateUtc="2026-05-03T20:37:00Z">
        <w:del w:id="492" w:author="Maximilian Goeppert" w:date="2026-05-05T12:13:00Z" w16du:dateUtc="2026-05-05T10:13:00Z">
          <w:r w:rsidRPr="00CA0C82" w:rsidDel="004F72DC">
            <w:rPr>
              <w:sz w:val="24"/>
              <w:szCs w:val="24"/>
              <w:lang w:val="de-DE"/>
              <w:rPrChange w:id="493" w:author="Amon Göppert" w:date="2026-05-03T22:37:00Z" w16du:dateUtc="2026-05-03T20:37:00Z">
                <w:rPr>
                  <w:b/>
                  <w:bCs/>
                  <w:sz w:val="24"/>
                  <w:szCs w:val="24"/>
                  <w:lang w:val="de-DE"/>
                </w:rPr>
              </w:rPrChange>
            </w:rPr>
            <w:delText xml:space="preserve">Eine vollständig integrierte Gruppe mit rund 1.000 Mitarbeitenden. Add-ons sind operativ und kulturell eingegliedert, </w:delText>
          </w:r>
        </w:del>
      </w:ins>
      <w:ins w:id="494" w:author="Amon Göppert" w:date="2026-05-04T18:13:00Z" w16du:dateUtc="2026-05-04T16:13:00Z">
        <w:del w:id="495" w:author="Maximilian Goeppert" w:date="2026-05-05T12:13:00Z" w16du:dateUtc="2026-05-05T10:13:00Z">
          <w:r w:rsidR="004E0EBF" w:rsidDel="004F72DC">
            <w:rPr>
              <w:sz w:val="24"/>
              <w:szCs w:val="24"/>
              <w:lang w:val="de-DE"/>
            </w:rPr>
            <w:delText>KI-</w:delText>
          </w:r>
        </w:del>
      </w:ins>
      <w:ins w:id="496" w:author="Amon Göppert" w:date="2026-05-03T22:37:00Z" w16du:dateUtc="2026-05-03T20:37:00Z">
        <w:del w:id="497" w:author="Maximilian Goeppert" w:date="2026-05-05T12:13:00Z" w16du:dateUtc="2026-05-05T10:13:00Z">
          <w:r w:rsidRPr="00CA0C82" w:rsidDel="004F72DC">
            <w:rPr>
              <w:sz w:val="24"/>
              <w:szCs w:val="24"/>
              <w:lang w:val="de-DE"/>
              <w:rPrChange w:id="498" w:author="Amon Göppert" w:date="2026-05-03T22:37:00Z" w16du:dateUtc="2026-05-03T20:37:00Z">
                <w:rPr>
                  <w:b/>
                  <w:bCs/>
                  <w:sz w:val="24"/>
                  <w:szCs w:val="24"/>
                  <w:lang w:val="de-DE"/>
                </w:rPr>
              </w:rPrChange>
            </w:rPr>
            <w:delText>Use</w:delText>
          </w:r>
        </w:del>
      </w:ins>
      <w:ins w:id="499" w:author="Amon Göppert" w:date="2026-05-04T18:13:00Z" w16du:dateUtc="2026-05-04T16:13:00Z">
        <w:del w:id="500" w:author="Maximilian Goeppert" w:date="2026-05-05T12:13:00Z" w16du:dateUtc="2026-05-05T10:13:00Z">
          <w:r w:rsidR="004E0EBF" w:rsidDel="004F72DC">
            <w:rPr>
              <w:sz w:val="24"/>
              <w:szCs w:val="24"/>
              <w:lang w:val="de-DE"/>
            </w:rPr>
            <w:delText>-</w:delText>
          </w:r>
        </w:del>
      </w:ins>
      <w:ins w:id="501" w:author="Amon Göppert" w:date="2026-05-03T22:37:00Z" w16du:dateUtc="2026-05-03T20:37:00Z">
        <w:del w:id="502" w:author="Maximilian Goeppert" w:date="2026-05-05T12:13:00Z" w16du:dateUtc="2026-05-05T10:13:00Z">
          <w:r w:rsidRPr="00CA0C82" w:rsidDel="004F72DC">
            <w:rPr>
              <w:sz w:val="24"/>
              <w:szCs w:val="24"/>
              <w:lang w:val="de-DE"/>
              <w:rPrChange w:id="503" w:author="Amon Göppert" w:date="2026-05-03T22:37:00Z" w16du:dateUtc="2026-05-03T20:37:00Z">
                <w:rPr>
                  <w:b/>
                  <w:bCs/>
                  <w:sz w:val="24"/>
                  <w:szCs w:val="24"/>
                  <w:lang w:val="de-DE"/>
                </w:rPr>
              </w:rPrChange>
            </w:rPr>
            <w:delText>Cases umgesetzt und wertschöpfend im Einsatz.</w:delText>
          </w:r>
        </w:del>
      </w:ins>
      <w:del w:id="504" w:author="Maximilian Goeppert" w:date="2026-05-05T12:13:00Z" w16du:dateUtc="2026-05-05T10:13:00Z">
        <w:r w:rsidR="008144AA" w:rsidRPr="00CA0C82" w:rsidDel="004F72DC">
          <w:rPr>
            <w:sz w:val="24"/>
            <w:szCs w:val="24"/>
            <w:lang w:val="de-DE"/>
            <w:rPrChange w:id="505" w:author="Amon Göppert" w:date="2026-05-03T22:37:00Z" w16du:dateUtc="2026-05-03T20:37:00Z">
              <w:rPr>
                <w:b/>
                <w:bCs/>
                <w:sz w:val="24"/>
                <w:szCs w:val="24"/>
                <w:lang w:val="de-DE"/>
              </w:rPr>
            </w:rPrChange>
          </w:rPr>
          <w:delText>Markt-These</w:delText>
        </w:r>
      </w:del>
    </w:p>
    <w:p w14:paraId="689E696E" w14:textId="63468177" w:rsidR="006312DF" w:rsidRPr="00CA0C82" w:rsidRDefault="006312DF" w:rsidP="00CA0C82">
      <w:pPr>
        <w:spacing w:before="240" w:after="80"/>
        <w:rPr>
          <w:ins w:id="506" w:author="Amon Göppert" w:date="2026-05-03T22:37:00Z" w16du:dateUtc="2026-05-03T20:37:00Z"/>
          <w:del w:id="507" w:author="Maximilian Goeppert" w:date="2026-05-05T12:37:00Z" w16du:dateUtc="2026-05-05T10:37:00Z"/>
          <w:lang w:val="de-DE"/>
        </w:rPr>
      </w:pPr>
    </w:p>
    <w:p w14:paraId="772A283D" w14:textId="355B11C2" w:rsidR="008144AA" w:rsidRPr="00CA0C82" w:rsidDel="00CA0C82" w:rsidRDefault="008144AA" w:rsidP="008144AA">
      <w:pPr>
        <w:spacing w:before="80" w:after="120"/>
        <w:rPr>
          <w:del w:id="508" w:author="Maximilian Goeppert" w:date="2026-05-05T12:37:00Z" w16du:dateUtc="2026-05-05T10:37:00Z"/>
          <w:lang w:val="de-DE"/>
        </w:rPr>
      </w:pPr>
      <w:del w:id="509" w:author="Maximilian Goeppert" w:date="2026-05-05T12:37:00Z" w16du:dateUtc="2026-05-05T10:37:00Z">
        <w:r w:rsidRPr="00CA0C82" w:rsidDel="00B079D8">
          <w:rPr>
            <w:lang w:val="de-DE"/>
          </w:rPr>
          <w:delText>Wir arbeiten stark Thesen-basiert und schauen uns Märkte sehr tief und im Detail a</w:delText>
        </w:r>
        <w:r w:rsidR="003B0E22" w:rsidRPr="00CA0C82" w:rsidDel="00B079D8">
          <w:rPr>
            <w:lang w:val="de-DE"/>
          </w:rPr>
          <w:delText xml:space="preserve">n. Hierbei </w:delText>
        </w:r>
        <w:r w:rsidR="00C675BB" w:rsidRPr="00CA0C82" w:rsidDel="00B079D8">
          <w:rPr>
            <w:lang w:val="de-DE"/>
          </w:rPr>
          <w:delText>greifen wir auch auf unsere ERfolgsstories der Vergangeheit zu</w:delText>
        </w:r>
      </w:del>
    </w:p>
    <w:p w14:paraId="1CC2322D" w14:textId="02AAFB9E" w:rsidR="002E42BF" w:rsidRPr="00CA0C82" w:rsidDel="00CA0C82" w:rsidRDefault="00BE7304">
      <w:pPr>
        <w:spacing w:before="240" w:after="80"/>
        <w:rPr>
          <w:del w:id="510" w:author="Maximilian Goeppert" w:date="2026-05-05T12:37:00Z" w16du:dateUtc="2026-05-05T10:37:00Z"/>
          <w:lang w:val="de-DE"/>
        </w:rPr>
      </w:pPr>
      <w:del w:id="511" w:author="Maximilian Goeppert" w:date="2026-05-05T12:37:00Z" w16du:dateUtc="2026-05-05T10:37:00Z">
        <w:r w:rsidRPr="00CA0C82" w:rsidDel="003A0D90">
          <w:rPr>
            <w:sz w:val="24"/>
            <w:szCs w:val="24"/>
            <w:lang w:val="de-DE"/>
            <w:rPrChange w:id="512" w:author="Amon Göppert" w:date="2026-05-03T22:37:00Z" w16du:dateUtc="2026-05-03T20:37:00Z">
              <w:rPr>
                <w:b/>
                <w:bCs/>
                <w:sz w:val="24"/>
                <w:szCs w:val="24"/>
                <w:lang w:val="de-DE"/>
              </w:rPr>
            </w:rPrChange>
          </w:rPr>
          <w:delText>Kennenlernen</w:delText>
        </w:r>
      </w:del>
    </w:p>
    <w:p w14:paraId="1CC2322E" w14:textId="75F42FE3" w:rsidR="002E42BF" w:rsidRPr="00CA0C82" w:rsidDel="00AA38D9" w:rsidRDefault="00BE7304">
      <w:pPr>
        <w:spacing w:before="80" w:after="120"/>
        <w:rPr>
          <w:del w:id="513" w:author="Maximilian Goeppert" w:date="2026-05-05T12:37:00Z" w16du:dateUtc="2026-05-05T10:37:00Z"/>
          <w:lang w:val="de-DE"/>
        </w:rPr>
      </w:pPr>
      <w:del w:id="514" w:author="Maximilian Goeppert" w:date="2026-05-05T12:37:00Z" w16du:dateUtc="2026-05-05T10:37:00Z">
        <w:r w:rsidRPr="00CA0C82" w:rsidDel="00AA38D9">
          <w:rPr>
            <w:lang w:val="de-DE"/>
          </w:rPr>
          <w:delText>Erstgespräch und erste Einschätzung. Wir verstehen Geschäftsmodell, Zahlen und Perspektive – und sagen früh, wenn wir nicht der richtige Partner sind.</w:delText>
        </w:r>
      </w:del>
    </w:p>
    <w:p w14:paraId="1CC2322F" w14:textId="69C6124C" w:rsidR="002E42BF" w:rsidRPr="00CA0C82" w:rsidDel="00CA0C82" w:rsidRDefault="00BE7304">
      <w:pPr>
        <w:spacing w:before="240" w:after="80"/>
        <w:rPr>
          <w:del w:id="515" w:author="Maximilian Goeppert" w:date="2026-05-05T12:37:00Z" w16du:dateUtc="2026-05-05T10:37:00Z"/>
          <w:lang w:val="de-DE"/>
        </w:rPr>
      </w:pPr>
      <w:del w:id="516" w:author="Maximilian Goeppert" w:date="2026-05-05T12:37:00Z" w16du:dateUtc="2026-05-05T10:37:00Z">
        <w:r w:rsidRPr="00CA0C82" w:rsidDel="00FB7EB8">
          <w:rPr>
            <w:sz w:val="24"/>
            <w:szCs w:val="24"/>
            <w:lang w:val="de-DE"/>
            <w:rPrChange w:id="517" w:author="Amon Göppert" w:date="2026-05-03T22:37:00Z" w16du:dateUtc="2026-05-03T20:37:00Z">
              <w:rPr>
                <w:b/>
                <w:bCs/>
                <w:sz w:val="24"/>
                <w:szCs w:val="24"/>
                <w:lang w:val="de-DE"/>
              </w:rPr>
            </w:rPrChange>
          </w:rPr>
          <w:delText>Kooperieren</w:delText>
        </w:r>
      </w:del>
    </w:p>
    <w:p w14:paraId="1CC23230" w14:textId="45B38B50" w:rsidR="002E42BF" w:rsidRPr="00CA0C82" w:rsidDel="00AA38D9" w:rsidRDefault="00BE7304">
      <w:pPr>
        <w:spacing w:before="80" w:after="120"/>
        <w:rPr>
          <w:del w:id="518" w:author="Maximilian Goeppert" w:date="2026-05-05T12:37:00Z" w16du:dateUtc="2026-05-05T10:37:00Z"/>
          <w:lang w:val="de-DE"/>
        </w:rPr>
      </w:pPr>
      <w:del w:id="519" w:author="Maximilian Goeppert" w:date="2026-05-05T12:37:00Z" w16du:dateUtc="2026-05-05T10:37:00Z">
        <w:r w:rsidRPr="00CA0C82" w:rsidDel="00AA38D9">
          <w:rPr>
            <w:lang w:val="de-DE"/>
          </w:rPr>
          <w:delText>Strukturierte Prüfung, klare Bewertung, verbindliche Konditionen. Kein Bieterwettbewerb, keine Überraschungen kurz vor dem Abschluss.</w:delText>
        </w:r>
      </w:del>
    </w:p>
    <w:p w14:paraId="1CC23231" w14:textId="22702F7C" w:rsidR="002E42BF" w:rsidRPr="00CA0C82" w:rsidDel="00256916" w:rsidRDefault="00BE7304">
      <w:pPr>
        <w:spacing w:before="240" w:after="80"/>
        <w:rPr>
          <w:del w:id="520" w:author="Maximilian Goeppert" w:date="2026-05-05T12:37:00Z" w16du:dateUtc="2026-05-05T10:37:00Z"/>
          <w:lang w:val="de-DE"/>
        </w:rPr>
      </w:pPr>
      <w:del w:id="521" w:author="Maximilian Goeppert" w:date="2026-05-05T12:37:00Z" w16du:dateUtc="2026-05-05T10:37:00Z">
        <w:r w:rsidRPr="00CA0C82" w:rsidDel="00256916">
          <w:rPr>
            <w:sz w:val="24"/>
            <w:szCs w:val="24"/>
            <w:lang w:val="de-DE"/>
            <w:rPrChange w:id="522" w:author="Amon Göppert" w:date="2026-05-03T22:37:00Z" w16du:dateUtc="2026-05-03T20:37:00Z">
              <w:rPr>
                <w:b/>
                <w:bCs/>
                <w:sz w:val="24"/>
                <w:szCs w:val="24"/>
                <w:lang w:val="de-DE"/>
              </w:rPr>
            </w:rPrChange>
          </w:rPr>
          <w:delText>Aufbauen</w:delText>
        </w:r>
      </w:del>
    </w:p>
    <w:p w14:paraId="1CC23232" w14:textId="0AC49506" w:rsidR="002E42BF" w:rsidRPr="00CA0C82" w:rsidDel="00256916" w:rsidRDefault="00BE7304">
      <w:pPr>
        <w:spacing w:before="80" w:after="120"/>
        <w:rPr>
          <w:del w:id="523" w:author="Maximilian Goeppert" w:date="2026-05-05T12:37:00Z" w16du:dateUtc="2026-05-05T10:37:00Z"/>
          <w:lang w:val="de-DE"/>
        </w:rPr>
      </w:pPr>
      <w:del w:id="524" w:author="Maximilian Goeppert" w:date="2026-05-05T12:37:00Z" w16du:dateUtc="2026-05-05T10:37:00Z">
        <w:r w:rsidRPr="00CA0C82" w:rsidDel="00256916">
          <w:rPr>
            <w:lang w:val="de-DE"/>
          </w:rPr>
          <w:delText>Gemeinsamer Plan für die ersten Monate: organisches Wachstum, gezielte Zukäufe, Digitalisierung im Tagesgeschäft – umgesetzt mit dem bestehenden Team.</w:delText>
        </w:r>
      </w:del>
    </w:p>
    <w:p w14:paraId="1CC23233" w14:textId="35EA07E9" w:rsidR="002E42BF" w:rsidRPr="00CA0C82" w:rsidDel="00256916" w:rsidRDefault="00BE7304">
      <w:pPr>
        <w:spacing w:before="240" w:after="80"/>
        <w:rPr>
          <w:del w:id="525" w:author="Maximilian Goeppert" w:date="2026-05-05T12:37:00Z" w16du:dateUtc="2026-05-05T10:37:00Z"/>
          <w:lang w:val="de-DE"/>
        </w:rPr>
      </w:pPr>
      <w:del w:id="526" w:author="Maximilian Goeppert" w:date="2026-05-05T12:37:00Z" w16du:dateUtc="2026-05-05T10:37:00Z">
        <w:r w:rsidRPr="00CA0C82" w:rsidDel="00256916">
          <w:rPr>
            <w:sz w:val="24"/>
            <w:szCs w:val="24"/>
            <w:lang w:val="de-DE"/>
            <w:rPrChange w:id="527" w:author="Amon Göppert" w:date="2026-05-03T22:37:00Z" w16du:dateUtc="2026-05-03T20:37:00Z">
              <w:rPr>
                <w:b/>
                <w:bCs/>
                <w:sz w:val="24"/>
                <w:szCs w:val="24"/>
                <w:lang w:val="de-DE"/>
              </w:rPr>
            </w:rPrChange>
          </w:rPr>
          <w:delText>Begleiten</w:delText>
        </w:r>
      </w:del>
    </w:p>
    <w:p w14:paraId="1CC23234" w14:textId="65AA6EAB" w:rsidR="002E42BF" w:rsidRPr="00CA0C82" w:rsidDel="00256916" w:rsidRDefault="00BE7304">
      <w:pPr>
        <w:spacing w:before="80" w:after="120"/>
        <w:rPr>
          <w:del w:id="528" w:author="Maximilian Goeppert" w:date="2026-05-05T12:37:00Z" w16du:dateUtc="2026-05-05T10:37:00Z"/>
          <w:lang w:val="de-DE"/>
        </w:rPr>
      </w:pPr>
      <w:del w:id="529" w:author="Maximilian Goeppert" w:date="2026-05-05T12:37:00Z" w16du:dateUtc="2026-05-05T10:37:00Z">
        <w:r w:rsidRPr="00CA0C82" w:rsidDel="00256916">
          <w:rPr>
            <w:lang w:val="de-DE"/>
          </w:rPr>
          <w:delText>Langfristige Partnerschaft mit klarem Reporting, operativer Unterstützung und einem Netzwerk, das mit der Gruppe wächst.</w:delText>
        </w:r>
      </w:del>
    </w:p>
    <w:p w14:paraId="1CC23235" w14:textId="56647EF2" w:rsidR="002E42BF" w:rsidRPr="00CA0C82" w:rsidDel="00C91401" w:rsidRDefault="002E42BF">
      <w:pPr>
        <w:pBdr>
          <w:bottom w:val="single" w:sz="4" w:space="1" w:color="DDDDDD"/>
        </w:pBdr>
        <w:spacing w:before="200" w:after="200"/>
        <w:rPr>
          <w:del w:id="530" w:author="Maximilian Goeppert" w:date="2026-05-05T12:37:00Z" w16du:dateUtc="2026-05-05T10:37:00Z"/>
          <w:lang w:val="de-DE"/>
        </w:rPr>
      </w:pPr>
    </w:p>
    <w:p w14:paraId="1CC23236" w14:textId="4EE5CD28" w:rsidR="002E42BF" w:rsidRPr="002C6234" w:rsidDel="00C91401" w:rsidRDefault="00BE7304">
      <w:pPr>
        <w:spacing w:before="200" w:after="80"/>
        <w:rPr>
          <w:del w:id="531" w:author="Maximilian Goeppert" w:date="2026-05-05T12:37:00Z" w16du:dateUtc="2026-05-05T10:37:00Z"/>
          <w:lang w:val="de-DE"/>
        </w:rPr>
      </w:pPr>
      <w:del w:id="532" w:author="Maximilian Goeppert" w:date="2026-05-05T12:37:00Z" w16du:dateUtc="2026-05-05T10:37:00Z">
        <w:r w:rsidRPr="002C6234" w:rsidDel="0039367D">
          <w:rPr>
            <w:b/>
            <w:bCs/>
            <w:caps/>
            <w:color w:val="888888"/>
            <w:sz w:val="20"/>
            <w:szCs w:val="20"/>
            <w:lang w:val="de-DE"/>
          </w:rPr>
          <w:delText>Nächster Schritt</w:delText>
        </w:r>
      </w:del>
    </w:p>
    <w:p w14:paraId="1CC23237" w14:textId="48C7F255" w:rsidR="002E42BF" w:rsidRPr="002C6234" w:rsidDel="00C91401" w:rsidRDefault="00BE7304">
      <w:pPr>
        <w:pStyle w:val="Heading2"/>
        <w:spacing w:before="300" w:after="120"/>
        <w:rPr>
          <w:del w:id="533" w:author="Maximilian Goeppert" w:date="2026-05-05T12:37:00Z" w16du:dateUtc="2026-05-05T10:37:00Z"/>
          <w:lang w:val="de-DE"/>
        </w:rPr>
      </w:pPr>
      <w:del w:id="534" w:author="Maximilian Goeppert" w:date="2026-05-05T12:37:00Z" w16du:dateUtc="2026-05-05T10:37:00Z">
        <w:r w:rsidRPr="002C6234" w:rsidDel="00ED0418">
          <w:rPr>
            <w:b/>
            <w:bCs/>
            <w:lang w:val="de-DE"/>
          </w:rPr>
          <w:delText>Lassen Sie uns über Ihr Unternehmen sprechen.</w:delText>
        </w:r>
      </w:del>
    </w:p>
    <w:p w14:paraId="1CC23238" w14:textId="164C21D6" w:rsidR="002E42BF" w:rsidRPr="00ED0418" w:rsidDel="00ED0418" w:rsidRDefault="00BE7304">
      <w:pPr>
        <w:spacing w:before="80" w:after="120"/>
        <w:rPr>
          <w:del w:id="535" w:author="Maximilian Goeppert" w:date="2026-05-05T12:37:00Z" w16du:dateUtc="2026-05-05T10:37:00Z"/>
          <w:lang w:val="de-DE"/>
          <w:rPrChange w:id="536" w:author="Amon Göppert" w:date="2026-05-03T22:51:00Z" w16du:dateUtc="2026-05-03T20:51:00Z">
            <w:rPr>
              <w:del w:id="537" w:author="Maximilian Goeppert" w:date="2026-05-05T12:37:00Z" w16du:dateUtc="2026-05-05T10:37:00Z"/>
            </w:rPr>
          </w:rPrChange>
        </w:rPr>
      </w:pPr>
      <w:del w:id="538" w:author="Maximilian Goeppert" w:date="2026-05-05T12:37:00Z" w16du:dateUtc="2026-05-05T10:37:00Z">
        <w:r w:rsidRPr="002C6234" w:rsidDel="00ED0418">
          <w:rPr>
            <w:lang w:val="de-DE"/>
          </w:rPr>
          <w:delText xml:space="preserve">Ob </w:delText>
        </w:r>
        <w:r w:rsidRPr="002C6234" w:rsidDel="00ED6E52">
          <w:rPr>
            <w:lang w:val="de-DE"/>
          </w:rPr>
          <w:delText>Unternehmer</w:delText>
        </w:r>
        <w:r w:rsidRPr="002C6234" w:rsidDel="00ED0418">
          <w:rPr>
            <w:lang w:val="de-DE"/>
          </w:rPr>
          <w:delText>, Geschäftsführer oder M&amp;A-Berater</w:delText>
        </w:r>
        <w:r w:rsidRPr="002C6234" w:rsidDel="0039367D">
          <w:rPr>
            <w:lang w:val="de-DE"/>
          </w:rPr>
          <w:delText xml:space="preserve"> – wir sind offen für ein vertrauliches Gespräch. Diskretion und Verbindlichkeit sind selbstverständlich</w:delText>
        </w:r>
        <w:r w:rsidRPr="002C6234" w:rsidDel="00ED0418">
          <w:rPr>
            <w:lang w:val="de-DE"/>
          </w:rPr>
          <w:delText>.</w:delText>
        </w:r>
      </w:del>
    </w:p>
    <w:p w14:paraId="1CC23239" w14:textId="406E7133" w:rsidR="002E42BF" w:rsidRPr="002C6234" w:rsidDel="00C91401" w:rsidRDefault="00BE7304">
      <w:pPr>
        <w:spacing w:before="80" w:after="120"/>
        <w:rPr>
          <w:del w:id="539" w:author="Maximilian Goeppert" w:date="2026-05-05T12:37:00Z" w16du:dateUtc="2026-05-05T10:37:00Z"/>
          <w:lang w:val="de-DE"/>
        </w:rPr>
      </w:pPr>
      <w:del w:id="540" w:author="Maximilian Goeppert" w:date="2026-05-05T12:37:00Z" w16du:dateUtc="2026-05-05T10:37:00Z">
        <w:r w:rsidRPr="002C6234" w:rsidDel="00C91401">
          <w:rPr>
            <w:i/>
            <w:iCs/>
            <w:color w:val="555555"/>
            <w:lang w:val="de-DE"/>
          </w:rPr>
          <w:delText xml:space="preserve">[Button] </w:delText>
        </w:r>
        <w:r w:rsidRPr="002C6234" w:rsidDel="00ED0418">
          <w:rPr>
            <w:i/>
            <w:iCs/>
            <w:color w:val="555555"/>
            <w:lang w:val="de-DE"/>
          </w:rPr>
          <w:delText xml:space="preserve">Unverbindliches </w:delText>
        </w:r>
        <w:r w:rsidRPr="002C6234" w:rsidDel="00C91401">
          <w:rPr>
            <w:i/>
            <w:iCs/>
            <w:color w:val="555555"/>
            <w:lang w:val="de-DE"/>
          </w:rPr>
          <w:delText>Gespräch vereinbaren →</w:delText>
        </w:r>
      </w:del>
    </w:p>
    <w:p w14:paraId="1CC2323A" w14:textId="67F98E83" w:rsidR="002E42BF" w:rsidRPr="002C6234" w:rsidDel="00C91401" w:rsidRDefault="002E42BF">
      <w:pPr>
        <w:pBdr>
          <w:bottom w:val="single" w:sz="4" w:space="1" w:color="DDDDDD"/>
        </w:pBdr>
        <w:spacing w:before="200" w:after="200"/>
        <w:rPr>
          <w:del w:id="541" w:author="Maximilian Goeppert" w:date="2026-05-05T12:37:00Z" w16du:dateUtc="2026-05-05T10:37:00Z"/>
          <w:lang w:val="de-DE"/>
        </w:rPr>
      </w:pPr>
    </w:p>
    <w:p w14:paraId="1CC2323B" w14:textId="1D56BF17" w:rsidR="002E42BF" w:rsidRPr="002C6234" w:rsidDel="00C91401" w:rsidRDefault="00BE7304">
      <w:pPr>
        <w:rPr>
          <w:del w:id="542" w:author="Maximilian Goeppert" w:date="2026-05-05T12:37:00Z" w16du:dateUtc="2026-05-05T10:37:00Z"/>
          <w:lang w:val="de-DE"/>
        </w:rPr>
      </w:pPr>
      <w:del w:id="543" w:author="Maximilian Goeppert" w:date="2026-05-05T12:37:00Z" w16du:dateUtc="2026-05-05T10:37:00Z">
        <w:r w:rsidRPr="002C6234" w:rsidDel="00C91401">
          <w:rPr>
            <w:lang w:val="de-DE"/>
          </w:rPr>
          <w:br w:type="page"/>
        </w:r>
      </w:del>
    </w:p>
    <w:p w14:paraId="1CC2323C" w14:textId="6B481DCE" w:rsidR="002E42BF" w:rsidRPr="002C6234" w:rsidDel="00EA48F0" w:rsidRDefault="00BE7304">
      <w:pPr>
        <w:rPr>
          <w:del w:id="544" w:author="Maximilian Goeppert" w:date="2026-05-05T12:37:00Z" w16du:dateUtc="2026-05-05T10:37:00Z"/>
          <w:lang w:val="de-DE"/>
        </w:rPr>
        <w:pPrChange w:id="545" w:author="Amon Göppert" w:date="2026-05-03T23:02:00Z" w16du:dateUtc="2026-05-03T21:02:00Z">
          <w:pPr>
            <w:spacing w:after="200"/>
          </w:pPr>
        </w:pPrChange>
      </w:pPr>
      <w:del w:id="546" w:author="Maximilian Goeppert" w:date="2026-05-05T12:37:00Z" w16du:dateUtc="2026-05-05T10:37:00Z">
        <w:r w:rsidRPr="002C6234" w:rsidDel="00EA48F0">
          <w:rPr>
            <w:b/>
            <w:bCs/>
            <w:sz w:val="40"/>
            <w:szCs w:val="40"/>
            <w:lang w:val="de-DE"/>
          </w:rPr>
          <w:delText>Profil</w:delText>
        </w:r>
      </w:del>
    </w:p>
    <w:p w14:paraId="1CC2323D" w14:textId="48AC66FD" w:rsidR="002E42BF" w:rsidRPr="002C6234" w:rsidDel="00EA48F0" w:rsidRDefault="002E42BF">
      <w:pPr>
        <w:pBdr>
          <w:bottom w:val="single" w:sz="4" w:space="1" w:color="DDDDDD"/>
        </w:pBdr>
        <w:spacing w:before="200" w:after="200"/>
        <w:rPr>
          <w:del w:id="547" w:author="Maximilian Goeppert" w:date="2026-05-05T12:37:00Z" w16du:dateUtc="2026-05-05T10:37:00Z"/>
          <w:lang w:val="de-DE"/>
        </w:rPr>
      </w:pPr>
    </w:p>
    <w:p w14:paraId="1CC2323E" w14:textId="77A0B420" w:rsidR="002E42BF" w:rsidRPr="002C6234" w:rsidDel="00EA48F0" w:rsidRDefault="00BE7304">
      <w:pPr>
        <w:spacing w:before="200" w:after="80"/>
        <w:rPr>
          <w:del w:id="548" w:author="Maximilian Goeppert" w:date="2026-05-05T12:37:00Z" w16du:dateUtc="2026-05-05T10:37:00Z"/>
          <w:lang w:val="de-DE"/>
        </w:rPr>
      </w:pPr>
      <w:del w:id="549" w:author="Maximilian Goeppert" w:date="2026-05-05T12:37:00Z" w16du:dateUtc="2026-05-05T10:37:00Z">
        <w:r w:rsidRPr="002C6234" w:rsidDel="00EA48F0">
          <w:rPr>
            <w:b/>
            <w:bCs/>
            <w:caps/>
            <w:color w:val="888888"/>
            <w:sz w:val="20"/>
            <w:szCs w:val="20"/>
            <w:lang w:val="de-DE"/>
          </w:rPr>
          <w:delText>Wer wir sind</w:delText>
        </w:r>
      </w:del>
    </w:p>
    <w:p w14:paraId="1CC2323F" w14:textId="6FB1CDF9" w:rsidR="002E42BF" w:rsidRPr="002C6234" w:rsidDel="00EA48F0" w:rsidRDefault="00BE7304">
      <w:pPr>
        <w:pStyle w:val="Heading2"/>
        <w:spacing w:before="300" w:after="120"/>
        <w:rPr>
          <w:del w:id="550" w:author="Maximilian Goeppert" w:date="2026-05-05T12:37:00Z" w16du:dateUtc="2026-05-05T10:37:00Z"/>
          <w:lang w:val="de-DE"/>
        </w:rPr>
      </w:pPr>
      <w:del w:id="551" w:author="Maximilian Goeppert" w:date="2026-05-05T12:37:00Z" w16du:dateUtc="2026-05-05T10:37:00Z">
        <w:r w:rsidRPr="002C6234" w:rsidDel="00EA48F0">
          <w:rPr>
            <w:b/>
            <w:bCs/>
            <w:lang w:val="de-DE"/>
          </w:rPr>
          <w:delText>Investoren, die selbst Verantwortung tragen.</w:delText>
        </w:r>
      </w:del>
    </w:p>
    <w:p w14:paraId="1CC23240" w14:textId="59F05BCD" w:rsidR="002E42BF" w:rsidRPr="002C6234" w:rsidDel="00EA48F0" w:rsidRDefault="00BE7304">
      <w:pPr>
        <w:spacing w:before="80" w:after="120"/>
        <w:rPr>
          <w:del w:id="552" w:author="Maximilian Goeppert" w:date="2026-05-05T12:37:00Z" w16du:dateUtc="2026-05-05T10:37:00Z"/>
          <w:lang w:val="de-DE"/>
        </w:rPr>
      </w:pPr>
      <w:del w:id="553" w:author="Maximilian Goeppert" w:date="2026-05-05T12:37:00Z" w16du:dateUtc="2026-05-05T10:37:00Z">
        <w:r w:rsidRPr="002C6234" w:rsidDel="00EA48F0">
          <w:rPr>
            <w:lang w:val="de-DE"/>
          </w:rPr>
          <w:delText>Wir kommen aus Investment, operativer Führung und Technologieentwicklung. Wir wissen aus eigener Erfahrung, womit ein Mittelständler seinen Tag verbringt – und wo die meisten externen Partner an der Realität vorbeigehen. Unser Kapital steckt mit drin.</w:delText>
        </w:r>
      </w:del>
    </w:p>
    <w:p w14:paraId="1CC23241" w14:textId="69E94FED" w:rsidR="002E42BF" w:rsidRPr="002C6234" w:rsidDel="00EA48F0" w:rsidRDefault="00BE7304">
      <w:pPr>
        <w:spacing w:before="80" w:after="120"/>
        <w:rPr>
          <w:del w:id="554" w:author="Maximilian Goeppert" w:date="2026-05-05T12:37:00Z" w16du:dateUtc="2026-05-05T10:37:00Z"/>
          <w:lang w:val="de-DE"/>
        </w:rPr>
      </w:pPr>
      <w:del w:id="555" w:author="Maximilian Goeppert" w:date="2026-05-05T12:37:00Z" w16du:dateUtc="2026-05-05T10:37:00Z">
        <w:r w:rsidRPr="002C6234" w:rsidDel="00EA48F0">
          <w:rPr>
            <w:i/>
            <w:iCs/>
            <w:color w:val="555555"/>
            <w:lang w:val="de-DE"/>
          </w:rPr>
          <w:delText>[Button] Das Team treffen →</w:delText>
        </w:r>
      </w:del>
    </w:p>
    <w:p w14:paraId="1CC23242" w14:textId="07371DA2" w:rsidR="002E42BF" w:rsidRPr="002C6234" w:rsidDel="00EA48F0" w:rsidRDefault="00BE7304">
      <w:pPr>
        <w:spacing w:before="80" w:after="120"/>
        <w:rPr>
          <w:del w:id="556" w:author="Maximilian Goeppert" w:date="2026-05-05T12:37:00Z" w16du:dateUtc="2026-05-05T10:37:00Z"/>
          <w:lang w:val="de-DE"/>
        </w:rPr>
      </w:pPr>
      <w:del w:id="557" w:author="Maximilian Goeppert" w:date="2026-05-05T12:37:00Z" w16du:dateUtc="2026-05-05T10:37:00Z">
        <w:r w:rsidRPr="002C6234" w:rsidDel="00EA48F0">
          <w:rPr>
            <w:i/>
            <w:iCs/>
            <w:color w:val="555555"/>
            <w:lang w:val="de-DE"/>
          </w:rPr>
          <w:delText>[Button] Lassen Sie uns sprechen</w:delText>
        </w:r>
      </w:del>
    </w:p>
    <w:p w14:paraId="1CC23243" w14:textId="68787B3C" w:rsidR="002E42BF" w:rsidRPr="002C6234" w:rsidDel="00EA48F0" w:rsidRDefault="002E42BF">
      <w:pPr>
        <w:pBdr>
          <w:bottom w:val="single" w:sz="4" w:space="1" w:color="DDDDDD"/>
        </w:pBdr>
        <w:spacing w:before="200" w:after="200"/>
        <w:rPr>
          <w:del w:id="558" w:author="Maximilian Goeppert" w:date="2026-05-05T12:37:00Z" w16du:dateUtc="2026-05-05T10:37:00Z"/>
          <w:lang w:val="de-DE"/>
        </w:rPr>
      </w:pPr>
    </w:p>
    <w:p w14:paraId="1CC23244" w14:textId="6F6001A2" w:rsidR="002E42BF" w:rsidRPr="002C6234" w:rsidDel="00EA48F0" w:rsidRDefault="00BE7304">
      <w:pPr>
        <w:spacing w:before="200" w:after="80"/>
        <w:rPr>
          <w:del w:id="559" w:author="Maximilian Goeppert" w:date="2026-05-05T12:37:00Z" w16du:dateUtc="2026-05-05T10:37:00Z"/>
          <w:lang w:val="de-DE"/>
        </w:rPr>
      </w:pPr>
      <w:del w:id="560" w:author="Maximilian Goeppert" w:date="2026-05-05T12:37:00Z" w16du:dateUtc="2026-05-05T10:37:00Z">
        <w:r w:rsidRPr="002C6234" w:rsidDel="00EA48F0">
          <w:rPr>
            <w:b/>
            <w:bCs/>
            <w:caps/>
            <w:color w:val="888888"/>
            <w:sz w:val="20"/>
            <w:szCs w:val="20"/>
            <w:lang w:val="de-DE"/>
          </w:rPr>
          <w:delText>Wofür wir stehen</w:delText>
        </w:r>
      </w:del>
    </w:p>
    <w:p w14:paraId="1CC23245" w14:textId="10365660" w:rsidR="002E42BF" w:rsidRPr="002C6234" w:rsidDel="00EA48F0" w:rsidRDefault="00BE7304">
      <w:pPr>
        <w:pStyle w:val="Heading2"/>
        <w:spacing w:before="300" w:after="120"/>
        <w:rPr>
          <w:del w:id="561" w:author="Maximilian Goeppert" w:date="2026-05-05T12:37:00Z" w16du:dateUtc="2026-05-05T10:37:00Z"/>
          <w:lang w:val="de-DE"/>
        </w:rPr>
      </w:pPr>
      <w:del w:id="562" w:author="Maximilian Goeppert" w:date="2026-05-05T12:37:00Z" w16du:dateUtc="2026-05-05T10:37:00Z">
        <w:r w:rsidRPr="002C6234" w:rsidDel="00EA48F0">
          <w:rPr>
            <w:b/>
            <w:bCs/>
            <w:lang w:val="de-DE"/>
          </w:rPr>
          <w:delText>Worauf wir aufbauen – und woran man uns messen darf.</w:delText>
        </w:r>
      </w:del>
    </w:p>
    <w:p w14:paraId="1CC23246" w14:textId="79C1C4DC" w:rsidR="002E42BF" w:rsidRPr="002C6234" w:rsidDel="00EA48F0" w:rsidRDefault="00BE7304">
      <w:pPr>
        <w:spacing w:before="80" w:after="120"/>
        <w:rPr>
          <w:del w:id="563" w:author="Maximilian Goeppert" w:date="2026-05-05T12:37:00Z" w16du:dateUtc="2026-05-05T10:37:00Z"/>
          <w:lang w:val="de-DE"/>
        </w:rPr>
      </w:pPr>
      <w:del w:id="564" w:author="Maximilian Goeppert" w:date="2026-05-05T12:37:00Z" w16du:dateUtc="2026-05-05T10:37:00Z">
        <w:r w:rsidRPr="002C6234" w:rsidDel="00EA48F0">
          <w:rPr>
            <w:lang w:val="de-DE"/>
          </w:rPr>
          <w:delText>NextGen Equity wurde von Menschen gegründet, die selbst in Unternehmen Verantwortung getragen haben. Das prägt, wie wir mit Unternehmern und Teams umgehen: direkt, verlässlich, mit eigenem Kapital – und ohne die Distanz, die viele externe Partner mitbringen.</w:delText>
        </w:r>
      </w:del>
    </w:p>
    <w:p w14:paraId="1CC23247" w14:textId="2CAE6484" w:rsidR="002E42BF" w:rsidRPr="002C6234" w:rsidDel="00EA48F0" w:rsidRDefault="00BE7304">
      <w:pPr>
        <w:spacing w:before="240" w:after="80"/>
        <w:rPr>
          <w:del w:id="565" w:author="Maximilian Goeppert" w:date="2026-05-05T12:37:00Z" w16du:dateUtc="2026-05-05T10:37:00Z"/>
          <w:lang w:val="de-DE"/>
        </w:rPr>
      </w:pPr>
      <w:del w:id="566" w:author="Maximilian Goeppert" w:date="2026-05-05T12:37:00Z" w16du:dateUtc="2026-05-05T10:37:00Z">
        <w:r w:rsidRPr="002C6234" w:rsidDel="00EA48F0">
          <w:rPr>
            <w:b/>
            <w:bCs/>
            <w:sz w:val="24"/>
            <w:szCs w:val="24"/>
            <w:lang w:val="de-DE"/>
          </w:rPr>
          <w:delText>Eigenes Kapital</w:delText>
        </w:r>
      </w:del>
    </w:p>
    <w:p w14:paraId="1CC23248" w14:textId="39A1987C" w:rsidR="002E42BF" w:rsidRPr="002C6234" w:rsidDel="00EA48F0" w:rsidRDefault="00BE7304">
      <w:pPr>
        <w:spacing w:before="80" w:after="120"/>
        <w:rPr>
          <w:del w:id="567" w:author="Maximilian Goeppert" w:date="2026-05-05T12:37:00Z" w16du:dateUtc="2026-05-05T10:37:00Z"/>
          <w:lang w:val="de-DE"/>
        </w:rPr>
      </w:pPr>
      <w:del w:id="568" w:author="Maximilian Goeppert" w:date="2026-05-05T12:37:00Z" w16du:dateUtc="2026-05-05T10:37:00Z">
        <w:r w:rsidRPr="002C6234" w:rsidDel="00EA48F0">
          <w:rPr>
            <w:lang w:val="de-DE"/>
          </w:rPr>
          <w:delText>Wir investieren mit eigenem Geld – nicht mit dem Geld anderer. Das verändert, wie man Entscheidungen trifft.</w:delText>
        </w:r>
      </w:del>
    </w:p>
    <w:p w14:paraId="1CC23249" w14:textId="164AF587" w:rsidR="002E42BF" w:rsidRPr="002C6234" w:rsidDel="00EA48F0" w:rsidRDefault="00BE7304">
      <w:pPr>
        <w:spacing w:before="240" w:after="80"/>
        <w:rPr>
          <w:del w:id="569" w:author="Maximilian Goeppert" w:date="2026-05-05T12:37:00Z" w16du:dateUtc="2026-05-05T10:37:00Z"/>
          <w:lang w:val="de-DE"/>
        </w:rPr>
      </w:pPr>
      <w:del w:id="570" w:author="Maximilian Goeppert" w:date="2026-05-05T12:37:00Z" w16du:dateUtc="2026-05-05T10:37:00Z">
        <w:r w:rsidRPr="002C6234" w:rsidDel="00EA48F0">
          <w:rPr>
            <w:b/>
            <w:bCs/>
            <w:sz w:val="24"/>
            <w:szCs w:val="24"/>
            <w:lang w:val="de-DE"/>
          </w:rPr>
          <w:delText>Digitale Kompetenz im eigenen Haus</w:delText>
        </w:r>
      </w:del>
    </w:p>
    <w:p w14:paraId="1CC2324A" w14:textId="7B493CF1" w:rsidR="002E42BF" w:rsidRPr="002C6234" w:rsidDel="00EA48F0" w:rsidRDefault="00BE7304">
      <w:pPr>
        <w:spacing w:before="80" w:after="120"/>
        <w:rPr>
          <w:del w:id="571" w:author="Maximilian Goeppert" w:date="2026-05-05T12:37:00Z" w16du:dateUtc="2026-05-05T10:37:00Z"/>
          <w:lang w:val="de-DE"/>
        </w:rPr>
      </w:pPr>
      <w:del w:id="572" w:author="Maximilian Goeppert" w:date="2026-05-05T12:37:00Z" w16du:dateUtc="2026-05-05T10:37:00Z">
        <w:r w:rsidRPr="002C6234" w:rsidDel="00EA48F0">
          <w:rPr>
            <w:lang w:val="de-DE"/>
          </w:rPr>
          <w:delText>Wir haben ein eigenes Team für Digitalisierung und Automatisierung – keine externen Berater, die einmalig vorbeikommen. Die Expertise bleibt im Unternehmen.</w:delText>
        </w:r>
      </w:del>
    </w:p>
    <w:p w14:paraId="1CC2324B" w14:textId="6999B195" w:rsidR="002E42BF" w:rsidRPr="002C6234" w:rsidDel="00EA48F0" w:rsidRDefault="00BE7304">
      <w:pPr>
        <w:spacing w:before="240" w:after="80"/>
        <w:rPr>
          <w:del w:id="573" w:author="Maximilian Goeppert" w:date="2026-05-05T12:37:00Z" w16du:dateUtc="2026-05-05T10:37:00Z"/>
          <w:lang w:val="de-DE"/>
        </w:rPr>
      </w:pPr>
      <w:del w:id="574" w:author="Maximilian Goeppert" w:date="2026-05-05T12:37:00Z" w16du:dateUtc="2026-05-05T10:37:00Z">
        <w:r w:rsidRPr="002C6234" w:rsidDel="00EA48F0">
          <w:rPr>
            <w:b/>
            <w:bCs/>
            <w:sz w:val="24"/>
            <w:szCs w:val="24"/>
            <w:lang w:val="de-DE"/>
          </w:rPr>
          <w:delText>Gruppen mit Substanz</w:delText>
        </w:r>
      </w:del>
    </w:p>
    <w:p w14:paraId="1CC2324C" w14:textId="24083F57" w:rsidR="002E42BF" w:rsidRPr="002C6234" w:rsidDel="00EA48F0" w:rsidRDefault="00BE7304">
      <w:pPr>
        <w:spacing w:before="80" w:after="120"/>
        <w:rPr>
          <w:del w:id="575" w:author="Maximilian Goeppert" w:date="2026-05-05T12:37:00Z" w16du:dateUtc="2026-05-05T10:37:00Z"/>
          <w:lang w:val="de-DE"/>
        </w:rPr>
      </w:pPr>
      <w:del w:id="576" w:author="Maximilian Goeppert" w:date="2026-05-05T12:37:00Z" w16du:dateUtc="2026-05-05T10:37:00Z">
        <w:r w:rsidRPr="002C6234" w:rsidDel="00EA48F0">
          <w:rPr>
            <w:lang w:val="de-DE"/>
          </w:rPr>
          <w:delText>Wir bauen Unternehmensgruppen, die in ihrer Branche wachsen – durch organisches Wachstum und gezielte Zukäufe, die strategisch Sinn ergeben.</w:delText>
        </w:r>
      </w:del>
    </w:p>
    <w:p w14:paraId="1CC2324D" w14:textId="29E3DB3D" w:rsidR="002E42BF" w:rsidRPr="002C6234" w:rsidDel="00EA48F0" w:rsidRDefault="00BE7304">
      <w:pPr>
        <w:spacing w:before="240" w:after="80"/>
        <w:rPr>
          <w:del w:id="577" w:author="Maximilian Goeppert" w:date="2026-05-05T12:37:00Z" w16du:dateUtc="2026-05-05T10:37:00Z"/>
          <w:lang w:val="de-DE"/>
        </w:rPr>
      </w:pPr>
      <w:del w:id="578" w:author="Maximilian Goeppert" w:date="2026-05-05T12:37:00Z" w16du:dateUtc="2026-05-05T10:37:00Z">
        <w:r w:rsidRPr="002C6234" w:rsidDel="00EA48F0">
          <w:rPr>
            <w:b/>
            <w:bCs/>
            <w:sz w:val="24"/>
            <w:szCs w:val="24"/>
            <w:lang w:val="de-DE"/>
          </w:rPr>
          <w:delText>Wer ein Lebenswerk übergibt, verdient einen Partner, der das versteht.</w:delText>
        </w:r>
      </w:del>
    </w:p>
    <w:p w14:paraId="1CC2324E" w14:textId="357C9FE2" w:rsidR="002E42BF" w:rsidRPr="002C6234" w:rsidDel="00EA48F0" w:rsidRDefault="00BE7304">
      <w:pPr>
        <w:spacing w:before="80" w:after="120"/>
        <w:rPr>
          <w:del w:id="579" w:author="Maximilian Goeppert" w:date="2026-05-05T12:37:00Z" w16du:dateUtc="2026-05-05T10:37:00Z"/>
          <w:lang w:val="de-DE"/>
        </w:rPr>
      </w:pPr>
      <w:del w:id="580" w:author="Maximilian Goeppert" w:date="2026-05-05T12:37:00Z" w16du:dateUtc="2026-05-05T10:37:00Z">
        <w:r w:rsidRPr="002C6234" w:rsidDel="00EA48F0">
          <w:rPr>
            <w:lang w:val="de-DE"/>
          </w:rPr>
          <w:delText>Wir investieren in Standorte, Teams und Strukturen – nicht, weil es gut klingt, sondern weil es die Grundlage für alles andere ist.</w:delText>
        </w:r>
      </w:del>
    </w:p>
    <w:p w14:paraId="1CC2324F" w14:textId="090E6BCF" w:rsidR="002E42BF" w:rsidRPr="002C6234" w:rsidDel="00C91401" w:rsidRDefault="002E42BF">
      <w:pPr>
        <w:pBdr>
          <w:bottom w:val="single" w:sz="4" w:space="1" w:color="DDDDDD"/>
        </w:pBdr>
        <w:spacing w:before="200" w:after="200"/>
        <w:rPr>
          <w:del w:id="581" w:author="Maximilian Goeppert" w:date="2026-05-05T12:37:00Z" w16du:dateUtc="2026-05-05T10:37:00Z"/>
          <w:lang w:val="de-DE"/>
        </w:rPr>
      </w:pPr>
    </w:p>
    <w:p w14:paraId="1CC23250" w14:textId="0E367330" w:rsidR="002E42BF" w:rsidRPr="002C6234" w:rsidDel="00EA48F0" w:rsidRDefault="00BE7304">
      <w:pPr>
        <w:spacing w:before="200" w:after="80"/>
        <w:rPr>
          <w:del w:id="582" w:author="Maximilian Goeppert" w:date="2026-05-05T12:37:00Z" w16du:dateUtc="2026-05-05T10:37:00Z"/>
          <w:lang w:val="de-DE"/>
        </w:rPr>
      </w:pPr>
      <w:del w:id="583" w:author="Maximilian Goeppert" w:date="2026-05-05T12:37:00Z" w16du:dateUtc="2026-05-05T10:37:00Z">
        <w:r w:rsidRPr="002C6234" w:rsidDel="00EA48F0">
          <w:rPr>
            <w:b/>
            <w:bCs/>
            <w:caps/>
            <w:color w:val="888888"/>
            <w:sz w:val="20"/>
            <w:szCs w:val="20"/>
            <w:lang w:val="de-DE"/>
          </w:rPr>
          <w:delText>Warum wir das tun</w:delText>
        </w:r>
      </w:del>
    </w:p>
    <w:p w14:paraId="1CC23251" w14:textId="0C53B3EB" w:rsidR="002E42BF" w:rsidRPr="002C6234" w:rsidDel="00EA48F0" w:rsidRDefault="00BE7304">
      <w:pPr>
        <w:pStyle w:val="Heading2"/>
        <w:spacing w:before="300" w:after="120"/>
        <w:rPr>
          <w:del w:id="584" w:author="Maximilian Goeppert" w:date="2026-05-05T12:37:00Z" w16du:dateUtc="2026-05-05T10:37:00Z"/>
          <w:lang w:val="de-DE"/>
        </w:rPr>
      </w:pPr>
      <w:del w:id="585" w:author="Maximilian Goeppert" w:date="2026-05-05T12:37:00Z" w16du:dateUtc="2026-05-05T10:37:00Z">
        <w:r w:rsidRPr="002C6234" w:rsidDel="00EA48F0">
          <w:rPr>
            <w:b/>
            <w:bCs/>
            <w:lang w:val="de-DE"/>
          </w:rPr>
          <w:delText>Die Überzeugung dahinter.</w:delText>
        </w:r>
      </w:del>
    </w:p>
    <w:p w14:paraId="1CC23252" w14:textId="1EF63A95" w:rsidR="002E42BF" w:rsidRPr="002C6234" w:rsidDel="00EA48F0" w:rsidRDefault="00BE7304">
      <w:pPr>
        <w:spacing w:before="80" w:after="120"/>
        <w:rPr>
          <w:del w:id="586" w:author="Maximilian Goeppert" w:date="2026-05-05T12:37:00Z" w16du:dateUtc="2026-05-05T10:37:00Z"/>
          <w:lang w:val="de-DE"/>
        </w:rPr>
      </w:pPr>
      <w:del w:id="587" w:author="Maximilian Goeppert" w:date="2026-05-05T12:37:00Z" w16du:dateUtc="2026-05-05T10:37:00Z">
        <w:r w:rsidRPr="002C6234" w:rsidDel="00EA48F0">
          <w:rPr>
            <w:lang w:val="de-DE"/>
          </w:rPr>
          <w:delText>Wir haben den Mittelstand aus drei Perspektiven kennengelernt: als Investor, als Führungskraft und aus der Technologieentwicklung. Was uns dabei immer wieder begegnet ist: Unternehmen mit starkem Kern – und Unternehmer, denen ein Partner fehlt, der wirklich versteht, wie es im Betrieb aussieht.</w:delText>
        </w:r>
      </w:del>
    </w:p>
    <w:p w14:paraId="1CC23253" w14:textId="0B5D31D6" w:rsidR="002E42BF" w:rsidRPr="002C6234" w:rsidDel="00EA48F0" w:rsidRDefault="00BE7304">
      <w:pPr>
        <w:spacing w:before="80" w:after="120"/>
        <w:rPr>
          <w:del w:id="588" w:author="Maximilian Goeppert" w:date="2026-05-05T12:37:00Z" w16du:dateUtc="2026-05-05T10:37:00Z"/>
          <w:lang w:val="de-DE"/>
        </w:rPr>
      </w:pPr>
      <w:del w:id="589" w:author="Maximilian Goeppert" w:date="2026-05-05T12:37:00Z" w16du:dateUtc="2026-05-05T10:37:00Z">
        <w:r w:rsidRPr="002C6234" w:rsidDel="00EA48F0">
          <w:rPr>
            <w:lang w:val="de-DE"/>
          </w:rPr>
          <w:delText>Klassische Beratung bleibt zu oft an der Oberfläche. Kapitalpartner liefern Geld, aber selten die operative Unterstützung, wenn es darauf ankommt. Und Digitalisierung wird versprochen, landet aber selten dort, wo sie Marge oder Geschwindigkeit tatsächlich verändert.</w:delText>
        </w:r>
      </w:del>
    </w:p>
    <w:p w14:paraId="1CC23254" w14:textId="684B3BE0" w:rsidR="002E42BF" w:rsidRPr="002C6234" w:rsidDel="00EA48F0" w:rsidRDefault="00BE7304">
      <w:pPr>
        <w:spacing w:before="80" w:after="120"/>
        <w:rPr>
          <w:del w:id="590" w:author="Maximilian Goeppert" w:date="2026-05-05T12:37:00Z" w16du:dateUtc="2026-05-05T10:37:00Z"/>
          <w:lang w:val="de-DE"/>
        </w:rPr>
      </w:pPr>
      <w:del w:id="591" w:author="Maximilian Goeppert" w:date="2026-05-05T12:37:00Z" w16du:dateUtc="2026-05-05T10:37:00Z">
        <w:r w:rsidRPr="002C6234" w:rsidDel="00EA48F0">
          <w:rPr>
            <w:lang w:val="de-DE"/>
          </w:rPr>
          <w:delText>Aus diesem Bild heraus ist NextGen Equity entstanden: ein Partner, der mit eigenem Kapital, eigener Erfahrung aus der Unternehmensführung und einem internen Team für Digitalisierung direkt an der Seite des Unternehmens arbeitet – nicht über ihm.</w:delText>
        </w:r>
      </w:del>
    </w:p>
    <w:p w14:paraId="1CC23255" w14:textId="549EDD2E" w:rsidR="002E42BF" w:rsidRPr="002C6234" w:rsidDel="00EA48F0" w:rsidRDefault="00BE7304">
      <w:pPr>
        <w:spacing w:before="80" w:after="120"/>
        <w:rPr>
          <w:del w:id="592" w:author="Maximilian Goeppert" w:date="2026-05-05T12:37:00Z" w16du:dateUtc="2026-05-05T10:37:00Z"/>
          <w:lang w:val="de-DE"/>
        </w:rPr>
      </w:pPr>
      <w:del w:id="593" w:author="Maximilian Goeppert" w:date="2026-05-05T12:37:00Z" w16du:dateUtc="2026-05-05T10:37:00Z">
        <w:r w:rsidRPr="002C6234" w:rsidDel="00EA48F0">
          <w:rPr>
            <w:lang w:val="de-DE"/>
          </w:rPr>
          <w:delText>Wir wollen nicht der nächste Käufer in einer Reihe sein, sondern die Adresse, an die Unternehmer und Manager denken, wenn sie ernsthaft darüber nachdenken, wie es mit ihrer Firma weitergeht.</w:delText>
        </w:r>
      </w:del>
    </w:p>
    <w:p w14:paraId="1CC23256" w14:textId="6D982239" w:rsidR="002E42BF" w:rsidRPr="002C6234" w:rsidDel="00EA48F0" w:rsidRDefault="002E42BF">
      <w:pPr>
        <w:pBdr>
          <w:bottom w:val="single" w:sz="4" w:space="1" w:color="DDDDDD"/>
        </w:pBdr>
        <w:spacing w:before="200" w:after="200"/>
        <w:rPr>
          <w:del w:id="594" w:author="Maximilian Goeppert" w:date="2026-05-05T12:37:00Z" w16du:dateUtc="2026-05-05T10:37:00Z"/>
          <w:lang w:val="de-DE"/>
        </w:rPr>
      </w:pPr>
    </w:p>
    <w:p w14:paraId="1CC23257" w14:textId="5CE3D4CE" w:rsidR="002E42BF" w:rsidRPr="002C6234" w:rsidDel="00EA48F0" w:rsidRDefault="00BE7304">
      <w:pPr>
        <w:spacing w:before="200" w:after="80"/>
        <w:rPr>
          <w:del w:id="595" w:author="Maximilian Goeppert" w:date="2026-05-05T12:37:00Z" w16du:dateUtc="2026-05-05T10:37:00Z"/>
          <w:lang w:val="de-DE"/>
        </w:rPr>
      </w:pPr>
      <w:del w:id="596" w:author="Maximilian Goeppert" w:date="2026-05-05T12:37:00Z" w16du:dateUtc="2026-05-05T10:37:00Z">
        <w:r w:rsidRPr="002C6234" w:rsidDel="00EA48F0">
          <w:rPr>
            <w:b/>
            <w:bCs/>
            <w:caps/>
            <w:color w:val="888888"/>
            <w:sz w:val="20"/>
            <w:szCs w:val="20"/>
            <w:lang w:val="de-DE"/>
          </w:rPr>
          <w:delText>Unsere Werte</w:delText>
        </w:r>
      </w:del>
    </w:p>
    <w:p w14:paraId="1CC23258" w14:textId="48D49557" w:rsidR="002E42BF" w:rsidRPr="002C6234" w:rsidDel="00EA48F0" w:rsidRDefault="00BE7304">
      <w:pPr>
        <w:pStyle w:val="Heading2"/>
        <w:spacing w:before="300" w:after="120"/>
        <w:rPr>
          <w:del w:id="597" w:author="Maximilian Goeppert" w:date="2026-05-05T12:37:00Z" w16du:dateUtc="2026-05-05T10:37:00Z"/>
          <w:lang w:val="de-DE"/>
        </w:rPr>
      </w:pPr>
      <w:del w:id="598" w:author="Maximilian Goeppert" w:date="2026-05-05T12:37:00Z" w16du:dateUtc="2026-05-05T10:37:00Z">
        <w:r w:rsidRPr="002C6234" w:rsidDel="00EA48F0">
          <w:rPr>
            <w:b/>
            <w:bCs/>
            <w:lang w:val="de-DE"/>
          </w:rPr>
          <w:delText>Was Sie von einem Partner erwarten dürfen.</w:delText>
        </w:r>
      </w:del>
    </w:p>
    <w:p w14:paraId="1CC23259" w14:textId="18FBA5C0" w:rsidR="002E42BF" w:rsidRPr="002C6234" w:rsidDel="00EA48F0" w:rsidRDefault="00BE7304">
      <w:pPr>
        <w:spacing w:before="240" w:after="80"/>
        <w:rPr>
          <w:del w:id="599" w:author="Maximilian Goeppert" w:date="2026-05-05T12:37:00Z" w16du:dateUtc="2026-05-05T10:37:00Z"/>
          <w:lang w:val="de-DE"/>
        </w:rPr>
      </w:pPr>
      <w:del w:id="600" w:author="Maximilian Goeppert" w:date="2026-05-05T12:37:00Z" w16du:dateUtc="2026-05-05T10:37:00Z">
        <w:r w:rsidRPr="002C6234" w:rsidDel="00EA48F0">
          <w:rPr>
            <w:b/>
            <w:bCs/>
            <w:sz w:val="24"/>
            <w:szCs w:val="24"/>
            <w:lang w:val="de-DE"/>
          </w:rPr>
          <w:delText>Auf Augenhöhe.</w:delText>
        </w:r>
      </w:del>
    </w:p>
    <w:p w14:paraId="1CC2325A" w14:textId="24061349" w:rsidR="002E42BF" w:rsidRPr="002C6234" w:rsidDel="00EA48F0" w:rsidRDefault="00BE7304">
      <w:pPr>
        <w:spacing w:before="80" w:after="120"/>
        <w:rPr>
          <w:del w:id="601" w:author="Maximilian Goeppert" w:date="2026-05-05T12:37:00Z" w16du:dateUtc="2026-05-05T10:37:00Z"/>
          <w:lang w:val="de-DE"/>
        </w:rPr>
      </w:pPr>
      <w:del w:id="602" w:author="Maximilian Goeppert" w:date="2026-05-05T12:37:00Z" w16du:dateUtc="2026-05-05T10:37:00Z">
        <w:r w:rsidRPr="002C6234" w:rsidDel="00EA48F0">
          <w:rPr>
            <w:lang w:val="de-DE"/>
          </w:rPr>
          <w:delText>Wir reden Klartext, hören zu und legen früh offen, was geht und was nicht. Vertrauen entsteht durch Transparenz, nicht durch große Worte.</w:delText>
        </w:r>
      </w:del>
    </w:p>
    <w:p w14:paraId="1CC2325B" w14:textId="6992EA1B" w:rsidR="002E42BF" w:rsidRPr="002C6234" w:rsidDel="00EA48F0" w:rsidRDefault="00BE7304">
      <w:pPr>
        <w:spacing w:before="240" w:after="80"/>
        <w:rPr>
          <w:del w:id="603" w:author="Maximilian Goeppert" w:date="2026-05-05T12:37:00Z" w16du:dateUtc="2026-05-05T10:37:00Z"/>
          <w:lang w:val="de-DE"/>
        </w:rPr>
      </w:pPr>
      <w:del w:id="604" w:author="Maximilian Goeppert" w:date="2026-05-05T12:37:00Z" w16du:dateUtc="2026-05-05T10:37:00Z">
        <w:r w:rsidRPr="002C6234" w:rsidDel="00EA48F0">
          <w:rPr>
            <w:b/>
            <w:bCs/>
            <w:sz w:val="24"/>
            <w:szCs w:val="24"/>
            <w:lang w:val="de-DE"/>
          </w:rPr>
          <w:delText>Was wir sagen, gilt.</w:delText>
        </w:r>
      </w:del>
    </w:p>
    <w:p w14:paraId="1CC2325C" w14:textId="64C42D11" w:rsidR="002E42BF" w:rsidRPr="002C6234" w:rsidDel="00EA48F0" w:rsidRDefault="00BE7304">
      <w:pPr>
        <w:spacing w:before="80" w:after="120"/>
        <w:rPr>
          <w:del w:id="605" w:author="Maximilian Goeppert" w:date="2026-05-05T12:37:00Z" w16du:dateUtc="2026-05-05T10:37:00Z"/>
          <w:lang w:val="de-DE"/>
        </w:rPr>
      </w:pPr>
      <w:del w:id="606" w:author="Maximilian Goeppert" w:date="2026-05-05T12:37:00Z" w16du:dateUtc="2026-05-05T10:37:00Z">
        <w:r w:rsidRPr="002C6234" w:rsidDel="00EA48F0">
          <w:rPr>
            <w:lang w:val="de-DE"/>
          </w:rPr>
          <w:delText>Klare Bewertung, klare Strukturen, klarer Fahrplan – und wir bleiben dabei, auch wenn es im Prozess schwierig wird. Keine Überraschungen kurz vor dem Abschluss.</w:delText>
        </w:r>
      </w:del>
    </w:p>
    <w:p w14:paraId="1CC2325D" w14:textId="437EFAC8" w:rsidR="002E42BF" w:rsidRPr="002C6234" w:rsidDel="00EA48F0" w:rsidRDefault="00BE7304">
      <w:pPr>
        <w:spacing w:before="240" w:after="80"/>
        <w:rPr>
          <w:del w:id="607" w:author="Maximilian Goeppert" w:date="2026-05-05T12:37:00Z" w16du:dateUtc="2026-05-05T10:37:00Z"/>
          <w:lang w:val="de-DE"/>
        </w:rPr>
      </w:pPr>
      <w:del w:id="608" w:author="Maximilian Goeppert" w:date="2026-05-05T12:37:00Z" w16du:dateUtc="2026-05-05T10:37:00Z">
        <w:r w:rsidRPr="002C6234" w:rsidDel="00EA48F0">
          <w:rPr>
            <w:b/>
            <w:bCs/>
            <w:sz w:val="24"/>
            <w:szCs w:val="24"/>
            <w:lang w:val="de-DE"/>
          </w:rPr>
          <w:delText>Für Menschen und Substanz.</w:delText>
        </w:r>
      </w:del>
    </w:p>
    <w:p w14:paraId="1CC2325E" w14:textId="1A15772E" w:rsidR="002E42BF" w:rsidRPr="002C6234" w:rsidDel="00EA48F0" w:rsidRDefault="00BE7304">
      <w:pPr>
        <w:spacing w:before="80" w:after="120"/>
        <w:rPr>
          <w:del w:id="609" w:author="Maximilian Goeppert" w:date="2026-05-05T12:37:00Z" w16du:dateUtc="2026-05-05T10:37:00Z"/>
          <w:lang w:val="de-DE"/>
        </w:rPr>
      </w:pPr>
      <w:del w:id="610" w:author="Maximilian Goeppert" w:date="2026-05-05T12:37:00Z" w16du:dateUtc="2026-05-05T10:37:00Z">
        <w:r w:rsidRPr="002C6234" w:rsidDel="00EA48F0">
          <w:rPr>
            <w:lang w:val="de-DE"/>
          </w:rPr>
          <w:delText>Verantwortung für das Team, für die Standorte, für die Kunden – und für die langfristige Wettbewerbsfähigkeit des Unternehmens, nicht nur für die nächste Kennzahl.</w:delText>
        </w:r>
      </w:del>
    </w:p>
    <w:p w14:paraId="1CC2325F" w14:textId="4489DA88" w:rsidR="002E42BF" w:rsidRPr="002C6234" w:rsidDel="00EA48F0" w:rsidRDefault="002E42BF">
      <w:pPr>
        <w:pBdr>
          <w:bottom w:val="single" w:sz="4" w:space="1" w:color="DDDDDD"/>
        </w:pBdr>
        <w:spacing w:before="200" w:after="200"/>
        <w:rPr>
          <w:del w:id="611" w:author="Maximilian Goeppert" w:date="2026-05-05T12:37:00Z" w16du:dateUtc="2026-05-05T10:37:00Z"/>
          <w:lang w:val="de-DE"/>
        </w:rPr>
      </w:pPr>
    </w:p>
    <w:p w14:paraId="1CC23260" w14:textId="1EBA56D9" w:rsidR="002E42BF" w:rsidRPr="002C6234" w:rsidDel="00EA48F0" w:rsidRDefault="00BE7304">
      <w:pPr>
        <w:spacing w:before="200" w:after="80"/>
        <w:rPr>
          <w:del w:id="612" w:author="Maximilian Goeppert" w:date="2026-05-05T12:37:00Z" w16du:dateUtc="2026-05-05T10:37:00Z"/>
          <w:lang w:val="de-DE"/>
        </w:rPr>
      </w:pPr>
      <w:del w:id="613" w:author="Maximilian Goeppert" w:date="2026-05-05T12:37:00Z" w16du:dateUtc="2026-05-05T10:37:00Z">
        <w:r w:rsidRPr="002C6234" w:rsidDel="00EA48F0">
          <w:rPr>
            <w:b/>
            <w:bCs/>
            <w:caps/>
            <w:color w:val="888888"/>
            <w:sz w:val="20"/>
            <w:szCs w:val="20"/>
            <w:lang w:val="de-DE"/>
          </w:rPr>
          <w:delText>Verantwortung</w:delText>
        </w:r>
      </w:del>
    </w:p>
    <w:p w14:paraId="1CC23261" w14:textId="10675AEC" w:rsidR="002E42BF" w:rsidRPr="002C6234" w:rsidDel="00EA48F0" w:rsidRDefault="00BE7304">
      <w:pPr>
        <w:pStyle w:val="Heading2"/>
        <w:spacing w:before="300" w:after="120"/>
        <w:rPr>
          <w:del w:id="614" w:author="Maximilian Goeppert" w:date="2026-05-05T12:37:00Z" w16du:dateUtc="2026-05-05T10:37:00Z"/>
          <w:lang w:val="de-DE"/>
        </w:rPr>
      </w:pPr>
      <w:del w:id="615" w:author="Maximilian Goeppert" w:date="2026-05-05T12:37:00Z" w16du:dateUtc="2026-05-05T10:37:00Z">
        <w:r w:rsidRPr="002C6234" w:rsidDel="00EA48F0">
          <w:rPr>
            <w:b/>
            <w:bCs/>
            <w:lang w:val="de-DE"/>
          </w:rPr>
          <w:delText>Verantwortungsvolles Investieren.</w:delText>
        </w:r>
      </w:del>
    </w:p>
    <w:p w14:paraId="1CC23262" w14:textId="72134703" w:rsidR="002E42BF" w:rsidRPr="002C6234" w:rsidDel="00EA48F0" w:rsidRDefault="00BE7304">
      <w:pPr>
        <w:spacing w:before="80" w:after="120"/>
        <w:rPr>
          <w:del w:id="616" w:author="Maximilian Goeppert" w:date="2026-05-05T12:37:00Z" w16du:dateUtc="2026-05-05T10:37:00Z"/>
          <w:lang w:val="de-DE"/>
        </w:rPr>
      </w:pPr>
      <w:del w:id="617" w:author="Maximilian Goeppert" w:date="2026-05-05T12:37:00Z" w16du:dateUtc="2026-05-05T10:37:00Z">
        <w:r w:rsidRPr="002C6234" w:rsidDel="00EA48F0">
          <w:rPr>
            <w:i/>
            <w:iCs/>
            <w:color w:val="555555"/>
            <w:lang w:val="de-DE"/>
          </w:rPr>
          <w:delText>Langfristige Partnerschaften · Mitarbeiter im Mittelpunkt · Verantwortungsvolle Unternehmensführung</w:delText>
        </w:r>
      </w:del>
    </w:p>
    <w:p w14:paraId="1CC23263" w14:textId="3127F130" w:rsidR="002E42BF" w:rsidRPr="002C6234" w:rsidDel="00EA48F0" w:rsidRDefault="00BE7304">
      <w:pPr>
        <w:spacing w:before="80" w:after="120"/>
        <w:rPr>
          <w:del w:id="618" w:author="Maximilian Goeppert" w:date="2026-05-05T12:37:00Z" w16du:dateUtc="2026-05-05T10:37:00Z"/>
          <w:lang w:val="de-DE"/>
        </w:rPr>
      </w:pPr>
      <w:del w:id="619" w:author="Maximilian Goeppert" w:date="2026-05-05T12:37:00Z" w16du:dateUtc="2026-05-05T10:37:00Z">
        <w:r w:rsidRPr="002C6234" w:rsidDel="00EA48F0">
          <w:rPr>
            <w:lang w:val="de-DE"/>
          </w:rPr>
          <w:delText>Nachhaltigkeit ist für uns keine Pflichtübung, sondern Teil dessen, wie wir Unternehmen führen wollen. Wir investieren langfristig in Menschen, Standorte und Strukturen – und berücksichtigen soziale und ökologische Gesichtspunkte als selbstverständlichen Teil unserer Arbeit. Starke Arbeitgeber sind verlässliche Arbeitgeber.</w:delText>
        </w:r>
      </w:del>
    </w:p>
    <w:p w14:paraId="1CC23264" w14:textId="645C8877" w:rsidR="002E42BF" w:rsidRPr="002C6234" w:rsidDel="00EA48F0" w:rsidRDefault="002E42BF">
      <w:pPr>
        <w:pBdr>
          <w:bottom w:val="single" w:sz="4" w:space="1" w:color="DDDDDD"/>
        </w:pBdr>
        <w:spacing w:before="200" w:after="200"/>
        <w:rPr>
          <w:del w:id="620" w:author="Maximilian Goeppert" w:date="2026-05-05T12:37:00Z" w16du:dateUtc="2026-05-05T10:37:00Z"/>
          <w:lang w:val="de-DE"/>
        </w:rPr>
      </w:pPr>
    </w:p>
    <w:p w14:paraId="1CC23265" w14:textId="1AE440B1" w:rsidR="002E42BF" w:rsidRPr="002C6234" w:rsidDel="00EA48F0" w:rsidRDefault="00BE7304">
      <w:pPr>
        <w:spacing w:before="200" w:after="80"/>
        <w:rPr>
          <w:del w:id="621" w:author="Maximilian Goeppert" w:date="2026-05-05T12:37:00Z" w16du:dateUtc="2026-05-05T10:37:00Z"/>
          <w:lang w:val="de-DE"/>
        </w:rPr>
      </w:pPr>
      <w:del w:id="622" w:author="Maximilian Goeppert" w:date="2026-05-05T12:37:00Z" w16du:dateUtc="2026-05-05T10:37:00Z">
        <w:r w:rsidRPr="002C6234" w:rsidDel="00EA48F0">
          <w:rPr>
            <w:b/>
            <w:bCs/>
            <w:caps/>
            <w:color w:val="888888"/>
            <w:sz w:val="20"/>
            <w:szCs w:val="20"/>
            <w:lang w:val="de-DE"/>
          </w:rPr>
          <w:delText>Wo wir hinwollen</w:delText>
        </w:r>
      </w:del>
    </w:p>
    <w:p w14:paraId="1CC23266" w14:textId="2EFFAECE" w:rsidR="002E42BF" w:rsidRPr="002C6234" w:rsidDel="00EA48F0" w:rsidRDefault="00BE7304">
      <w:pPr>
        <w:pStyle w:val="Heading2"/>
        <w:spacing w:before="300" w:after="120"/>
        <w:rPr>
          <w:del w:id="623" w:author="Maximilian Goeppert" w:date="2026-05-05T12:37:00Z" w16du:dateUtc="2026-05-05T10:37:00Z"/>
          <w:lang w:val="de-DE"/>
        </w:rPr>
      </w:pPr>
      <w:del w:id="624" w:author="Maximilian Goeppert" w:date="2026-05-05T12:37:00Z" w16du:dateUtc="2026-05-05T10:37:00Z">
        <w:r w:rsidRPr="002C6234" w:rsidDel="00EA48F0">
          <w:rPr>
            <w:b/>
            <w:bCs/>
            <w:lang w:val="de-DE"/>
          </w:rPr>
          <w:delText>Unternehmen, die man kennt.</w:delText>
        </w:r>
      </w:del>
    </w:p>
    <w:p w14:paraId="1CC23267" w14:textId="73603696" w:rsidR="002E42BF" w:rsidRPr="002C6234" w:rsidDel="00EA48F0" w:rsidRDefault="00BE7304">
      <w:pPr>
        <w:spacing w:before="240" w:after="80"/>
        <w:rPr>
          <w:del w:id="625" w:author="Maximilian Goeppert" w:date="2026-05-05T12:37:00Z" w16du:dateUtc="2026-05-05T10:37:00Z"/>
          <w:lang w:val="de-DE"/>
        </w:rPr>
      </w:pPr>
      <w:del w:id="626" w:author="Maximilian Goeppert" w:date="2026-05-05T12:37:00Z" w16du:dateUtc="2026-05-05T10:37:00Z">
        <w:r w:rsidRPr="002C6234" w:rsidDel="00EA48F0">
          <w:rPr>
            <w:b/>
            <w:bCs/>
            <w:sz w:val="24"/>
            <w:szCs w:val="24"/>
            <w:lang w:val="de-DE"/>
          </w:rPr>
          <w:delText>Sichtbare Arbeit im DACH-Mittelstand.</w:delText>
        </w:r>
      </w:del>
    </w:p>
    <w:p w14:paraId="1CC23268" w14:textId="21E009D0" w:rsidR="002E42BF" w:rsidRPr="002C6234" w:rsidDel="00EA48F0" w:rsidRDefault="00BE7304">
      <w:pPr>
        <w:spacing w:before="80" w:after="120"/>
        <w:rPr>
          <w:del w:id="627" w:author="Maximilian Goeppert" w:date="2026-05-05T12:37:00Z" w16du:dateUtc="2026-05-05T10:37:00Z"/>
          <w:lang w:val="de-DE"/>
        </w:rPr>
      </w:pPr>
      <w:del w:id="628" w:author="Maximilian Goeppert" w:date="2026-05-05T12:37:00Z" w16du:dateUtc="2026-05-05T10:37:00Z">
        <w:r w:rsidRPr="002C6234" w:rsidDel="00EA48F0">
          <w:rPr>
            <w:lang w:val="de-DE"/>
          </w:rPr>
          <w:delText>Eine Handvoll Unternehmen in Business Services, die unter unserem Dach gewachsen sind, sich verändert haben und im Markt einen klaren Schritt nach vorne gemacht haben.</w:delText>
        </w:r>
      </w:del>
    </w:p>
    <w:p w14:paraId="1CC23269" w14:textId="3545328E" w:rsidR="002E42BF" w:rsidRPr="002C6234" w:rsidDel="00EA48F0" w:rsidRDefault="00BE7304">
      <w:pPr>
        <w:spacing w:before="240" w:after="80"/>
        <w:rPr>
          <w:del w:id="629" w:author="Maximilian Goeppert" w:date="2026-05-05T12:37:00Z" w16du:dateUtc="2026-05-05T10:37:00Z"/>
          <w:lang w:val="de-DE"/>
        </w:rPr>
      </w:pPr>
      <w:del w:id="630" w:author="Maximilian Goeppert" w:date="2026-05-05T12:37:00Z" w16du:dateUtc="2026-05-05T10:37:00Z">
        <w:r w:rsidRPr="002C6234" w:rsidDel="00EA48F0">
          <w:rPr>
            <w:b/>
            <w:bCs/>
            <w:sz w:val="24"/>
            <w:szCs w:val="24"/>
            <w:lang w:val="de-DE"/>
          </w:rPr>
          <w:delText>Eine Adresse, der man vertraut.</w:delText>
        </w:r>
      </w:del>
    </w:p>
    <w:p w14:paraId="1CC2326A" w14:textId="3B462D32" w:rsidR="002E42BF" w:rsidRPr="002C6234" w:rsidDel="00EA48F0" w:rsidRDefault="00BE7304">
      <w:pPr>
        <w:spacing w:before="80" w:after="120"/>
        <w:rPr>
          <w:del w:id="631" w:author="Maximilian Goeppert" w:date="2026-05-05T12:37:00Z" w16du:dateUtc="2026-05-05T10:37:00Z"/>
          <w:lang w:val="de-DE"/>
        </w:rPr>
      </w:pPr>
      <w:del w:id="632" w:author="Maximilian Goeppert" w:date="2026-05-05T12:37:00Z" w16du:dateUtc="2026-05-05T10:37:00Z">
        <w:r w:rsidRPr="002C6234" w:rsidDel="00EA48F0">
          <w:rPr>
            <w:lang w:val="de-DE"/>
          </w:rPr>
          <w:delText>Ein Partner, an den Unternehmer und Manager im Mittelstand denken, wenn sie über Wachstum, Nachfolge oder den nächsten Schritt nachdenken.</w:delText>
        </w:r>
      </w:del>
    </w:p>
    <w:p w14:paraId="1CC2326B" w14:textId="64AD8FB2" w:rsidR="002E42BF" w:rsidRPr="002C6234" w:rsidDel="00EA48F0" w:rsidRDefault="00BE7304">
      <w:pPr>
        <w:spacing w:before="80" w:after="120"/>
        <w:rPr>
          <w:del w:id="633" w:author="Maximilian Goeppert" w:date="2026-05-05T12:37:00Z" w16du:dateUtc="2026-05-05T10:37:00Z"/>
          <w:lang w:val="de-DE"/>
        </w:rPr>
      </w:pPr>
      <w:del w:id="634" w:author="Maximilian Goeppert" w:date="2026-05-05T12:37:00Z" w16du:dateUtc="2026-05-05T10:37:00Z">
        <w:r w:rsidRPr="002C6234" w:rsidDel="00EA48F0">
          <w:rPr>
            <w:i/>
            <w:iCs/>
            <w:color w:val="555555"/>
            <w:lang w:val="de-DE"/>
          </w:rPr>
          <w:delText>[Button] Das Team treffen →</w:delText>
        </w:r>
      </w:del>
    </w:p>
    <w:p w14:paraId="1CC2326C" w14:textId="716E839E" w:rsidR="002E42BF" w:rsidRPr="002C6234" w:rsidDel="00EA48F0" w:rsidRDefault="002E42BF">
      <w:pPr>
        <w:pBdr>
          <w:bottom w:val="single" w:sz="4" w:space="1" w:color="DDDDDD"/>
        </w:pBdr>
        <w:spacing w:before="200" w:after="200"/>
        <w:rPr>
          <w:del w:id="635" w:author="Maximilian Goeppert" w:date="2026-05-05T12:37:00Z" w16du:dateUtc="2026-05-05T10:37:00Z"/>
          <w:lang w:val="de-DE"/>
        </w:rPr>
      </w:pPr>
    </w:p>
    <w:p w14:paraId="1CC2326D" w14:textId="48A70779" w:rsidR="002E42BF" w:rsidRPr="002C6234" w:rsidDel="00EA48F0" w:rsidRDefault="00BE7304">
      <w:pPr>
        <w:rPr>
          <w:del w:id="636" w:author="Maximilian Goeppert" w:date="2026-05-05T12:37:00Z" w16du:dateUtc="2026-05-05T10:37:00Z"/>
          <w:lang w:val="de-DE"/>
        </w:rPr>
      </w:pPr>
      <w:del w:id="637" w:author="Maximilian Goeppert" w:date="2026-05-05T12:37:00Z" w16du:dateUtc="2026-05-05T10:37:00Z">
        <w:r w:rsidRPr="002C6234" w:rsidDel="00EA48F0">
          <w:rPr>
            <w:lang w:val="de-DE"/>
          </w:rPr>
          <w:br w:type="page"/>
        </w:r>
      </w:del>
    </w:p>
    <w:p w14:paraId="1CC2326E" w14:textId="242064B9" w:rsidR="002E42BF" w:rsidRPr="002C6234" w:rsidDel="00EA48F0" w:rsidRDefault="00BE7304">
      <w:pPr>
        <w:spacing w:after="200"/>
        <w:rPr>
          <w:del w:id="638" w:author="Maximilian Goeppert" w:date="2026-05-05T12:37:00Z" w16du:dateUtc="2026-05-05T10:37:00Z"/>
          <w:lang w:val="de-DE"/>
        </w:rPr>
      </w:pPr>
      <w:del w:id="639" w:author="Maximilian Goeppert" w:date="2026-05-05T12:37:00Z" w16du:dateUtc="2026-05-05T10:37:00Z">
        <w:r w:rsidRPr="002C6234" w:rsidDel="00EA48F0">
          <w:rPr>
            <w:b/>
            <w:bCs/>
            <w:sz w:val="40"/>
            <w:szCs w:val="40"/>
            <w:lang w:val="de-DE"/>
          </w:rPr>
          <w:delText>Ansatz</w:delText>
        </w:r>
      </w:del>
    </w:p>
    <w:p w14:paraId="1CC2326F" w14:textId="09C4C602" w:rsidR="002E42BF" w:rsidRPr="002C6234" w:rsidDel="00EA48F0" w:rsidRDefault="002E42BF">
      <w:pPr>
        <w:pBdr>
          <w:bottom w:val="single" w:sz="4" w:space="1" w:color="DDDDDD"/>
        </w:pBdr>
        <w:spacing w:before="200" w:after="200"/>
        <w:rPr>
          <w:del w:id="640" w:author="Maximilian Goeppert" w:date="2026-05-05T12:37:00Z" w16du:dateUtc="2026-05-05T10:37:00Z"/>
          <w:lang w:val="de-DE"/>
        </w:rPr>
      </w:pPr>
    </w:p>
    <w:p w14:paraId="1CC23270" w14:textId="06A96784" w:rsidR="002E42BF" w:rsidRPr="002C6234" w:rsidDel="00EA48F0" w:rsidRDefault="00BE7304">
      <w:pPr>
        <w:spacing w:before="200" w:after="80"/>
        <w:rPr>
          <w:del w:id="641" w:author="Maximilian Goeppert" w:date="2026-05-05T12:37:00Z" w16du:dateUtc="2026-05-05T10:37:00Z"/>
          <w:lang w:val="de-DE"/>
        </w:rPr>
      </w:pPr>
      <w:del w:id="642" w:author="Maximilian Goeppert" w:date="2026-05-05T12:37:00Z" w16du:dateUtc="2026-05-05T10:37:00Z">
        <w:r w:rsidRPr="002C6234" w:rsidDel="00EA48F0">
          <w:rPr>
            <w:b/>
            <w:bCs/>
            <w:caps/>
            <w:color w:val="888888"/>
            <w:sz w:val="20"/>
            <w:szCs w:val="20"/>
            <w:lang w:val="de-DE"/>
          </w:rPr>
          <w:delText>Wie wir arbeiten</w:delText>
        </w:r>
      </w:del>
    </w:p>
    <w:p w14:paraId="1CC23271" w14:textId="6F77C1C4" w:rsidR="002E42BF" w:rsidRPr="002C6234" w:rsidDel="00EA48F0" w:rsidRDefault="00BE7304">
      <w:pPr>
        <w:pStyle w:val="Heading2"/>
        <w:spacing w:before="300" w:after="120"/>
        <w:rPr>
          <w:del w:id="643" w:author="Maximilian Goeppert" w:date="2026-05-05T12:37:00Z" w16du:dateUtc="2026-05-05T10:37:00Z"/>
          <w:lang w:val="de-DE"/>
        </w:rPr>
      </w:pPr>
      <w:del w:id="644" w:author="Maximilian Goeppert" w:date="2026-05-05T12:37:00Z" w16du:dateUtc="2026-05-05T10:37:00Z">
        <w:r w:rsidRPr="002C6234" w:rsidDel="00EA48F0">
          <w:rPr>
            <w:b/>
            <w:bCs/>
            <w:lang w:val="de-DE"/>
          </w:rPr>
          <w:delText>Wie wir mit Unternehmern arbeiten.</w:delText>
        </w:r>
      </w:del>
    </w:p>
    <w:p w14:paraId="1CC23272" w14:textId="2E445461" w:rsidR="002E42BF" w:rsidRPr="002C6234" w:rsidDel="00EA48F0" w:rsidRDefault="00BE7304">
      <w:pPr>
        <w:spacing w:before="80" w:after="120"/>
        <w:rPr>
          <w:del w:id="645" w:author="Maximilian Goeppert" w:date="2026-05-05T12:37:00Z" w16du:dateUtc="2026-05-05T10:37:00Z"/>
          <w:lang w:val="de-DE"/>
        </w:rPr>
      </w:pPr>
      <w:del w:id="646" w:author="Maximilian Goeppert" w:date="2026-05-05T12:37:00Z" w16du:dateUtc="2026-05-05T10:37:00Z">
        <w:r w:rsidRPr="002C6234" w:rsidDel="00EA48F0">
          <w:rPr>
            <w:lang w:val="de-DE"/>
          </w:rPr>
          <w:delText>Wir hören zu, bevor wir Einschätzungen abgeben. Halten den Prozess so einfach wie möglich. Und bleiben nach dem Abschluss dabei – nicht nur in der Anfangsphase.</w:delText>
        </w:r>
      </w:del>
    </w:p>
    <w:p w14:paraId="1CC23273" w14:textId="0E65D22D" w:rsidR="002E42BF" w:rsidRPr="002C6234" w:rsidDel="00EA48F0" w:rsidRDefault="002E42BF">
      <w:pPr>
        <w:pBdr>
          <w:bottom w:val="single" w:sz="4" w:space="1" w:color="DDDDDD"/>
        </w:pBdr>
        <w:spacing w:before="200" w:after="200"/>
        <w:rPr>
          <w:del w:id="647" w:author="Maximilian Goeppert" w:date="2026-05-05T12:37:00Z" w16du:dateUtc="2026-05-05T10:37:00Z"/>
          <w:lang w:val="de-DE"/>
        </w:rPr>
      </w:pPr>
    </w:p>
    <w:p w14:paraId="1CC23274" w14:textId="7C9F5814" w:rsidR="002E42BF" w:rsidRPr="002C6234" w:rsidDel="00EA48F0" w:rsidRDefault="00BE7304">
      <w:pPr>
        <w:spacing w:before="200" w:after="80"/>
        <w:rPr>
          <w:del w:id="648" w:author="Maximilian Goeppert" w:date="2026-05-05T12:37:00Z" w16du:dateUtc="2026-05-05T10:37:00Z"/>
          <w:lang w:val="de-DE"/>
        </w:rPr>
      </w:pPr>
      <w:del w:id="649" w:author="Maximilian Goeppert" w:date="2026-05-05T12:37:00Z" w16du:dateUtc="2026-05-05T10:37:00Z">
        <w:r w:rsidRPr="002C6234" w:rsidDel="00EA48F0">
          <w:rPr>
            <w:b/>
            <w:bCs/>
            <w:caps/>
            <w:color w:val="888888"/>
            <w:sz w:val="20"/>
            <w:szCs w:val="20"/>
            <w:lang w:val="de-DE"/>
          </w:rPr>
          <w:delText>Kennenlernen</w:delText>
        </w:r>
      </w:del>
    </w:p>
    <w:p w14:paraId="1CC23275" w14:textId="74BA09E4" w:rsidR="002E42BF" w:rsidRPr="002C6234" w:rsidDel="00EA48F0" w:rsidRDefault="00BE7304">
      <w:pPr>
        <w:pStyle w:val="Heading2"/>
        <w:spacing w:before="300" w:after="120"/>
        <w:rPr>
          <w:del w:id="650" w:author="Maximilian Goeppert" w:date="2026-05-05T12:37:00Z" w16du:dateUtc="2026-05-05T10:37:00Z"/>
          <w:lang w:val="de-DE"/>
        </w:rPr>
      </w:pPr>
      <w:del w:id="651" w:author="Maximilian Goeppert" w:date="2026-05-05T12:37:00Z" w16du:dateUtc="2026-05-05T10:37:00Z">
        <w:r w:rsidRPr="002C6234" w:rsidDel="00EA48F0">
          <w:rPr>
            <w:b/>
            <w:bCs/>
            <w:lang w:val="de-DE"/>
          </w:rPr>
          <w:delText>Zeit für das Unternehmen – nicht für Modelle.</w:delText>
        </w:r>
      </w:del>
    </w:p>
    <w:p w14:paraId="1CC23276" w14:textId="2E2C788D" w:rsidR="002E42BF" w:rsidRPr="002C6234" w:rsidDel="00EA48F0" w:rsidRDefault="00BE7304">
      <w:pPr>
        <w:spacing w:before="80" w:after="120"/>
        <w:rPr>
          <w:del w:id="652" w:author="Maximilian Goeppert" w:date="2026-05-05T12:37:00Z" w16du:dateUtc="2026-05-05T10:37:00Z"/>
          <w:lang w:val="de-DE"/>
        </w:rPr>
      </w:pPr>
      <w:del w:id="653" w:author="Maximilian Goeppert" w:date="2026-05-05T12:37:00Z" w16du:dateUtc="2026-05-05T10:37:00Z">
        <w:r w:rsidRPr="002C6234" w:rsidDel="00EA48F0">
          <w:rPr>
            <w:lang w:val="de-DE"/>
          </w:rPr>
          <w:delText>Bevor über Strukturen, Bewertungen oder Zahlen gesprochen wird, geht es um das Unternehmen selbst – die Geschichte, die Menschen, die Märkte, in denen es stark ist und wo es sich verändern könnte.</w:delText>
        </w:r>
      </w:del>
    </w:p>
    <w:p w14:paraId="1CC23277" w14:textId="1FC9B760" w:rsidR="002E42BF" w:rsidRPr="002C6234" w:rsidDel="00EA48F0" w:rsidRDefault="00BE7304">
      <w:pPr>
        <w:spacing w:before="80" w:after="120"/>
        <w:rPr>
          <w:del w:id="654" w:author="Maximilian Goeppert" w:date="2026-05-05T12:37:00Z" w16du:dateUtc="2026-05-05T10:37:00Z"/>
          <w:lang w:val="de-DE"/>
        </w:rPr>
      </w:pPr>
      <w:del w:id="655" w:author="Maximilian Goeppert" w:date="2026-05-05T12:37:00Z" w16du:dateUtc="2026-05-05T10:37:00Z">
        <w:r w:rsidRPr="002C6234" w:rsidDel="00EA48F0">
          <w:rPr>
            <w:lang w:val="de-DE"/>
          </w:rPr>
          <w:delText>Wir nehmen uns für diese Phase Zeit. Sie ist die Grundlage für alles, was danach kommt – und die einzige Möglichkeit, wirklich mehr beizutragen als Kapital.</w:delText>
        </w:r>
      </w:del>
    </w:p>
    <w:p w14:paraId="1CC23278" w14:textId="6429B5EF" w:rsidR="002E42BF" w:rsidRPr="002C6234" w:rsidDel="00EA48F0" w:rsidRDefault="00BE7304">
      <w:pPr>
        <w:spacing w:before="240" w:after="80"/>
        <w:rPr>
          <w:del w:id="656" w:author="Maximilian Goeppert" w:date="2026-05-05T12:37:00Z" w16du:dateUtc="2026-05-05T10:37:00Z"/>
          <w:lang w:val="de-DE"/>
        </w:rPr>
      </w:pPr>
      <w:del w:id="657" w:author="Maximilian Goeppert" w:date="2026-05-05T12:37:00Z" w16du:dateUtc="2026-05-05T10:37:00Z">
        <w:r w:rsidRPr="002C6234" w:rsidDel="00EA48F0">
          <w:rPr>
            <w:b/>
            <w:bCs/>
            <w:sz w:val="24"/>
            <w:szCs w:val="24"/>
            <w:lang w:val="de-DE"/>
          </w:rPr>
          <w:delText>Erstgespräch</w:delText>
        </w:r>
      </w:del>
    </w:p>
    <w:p w14:paraId="1CC23279" w14:textId="322D8AE0" w:rsidR="002E42BF" w:rsidRPr="002C6234" w:rsidDel="00EA48F0" w:rsidRDefault="00BE7304">
      <w:pPr>
        <w:spacing w:before="80" w:after="120"/>
        <w:rPr>
          <w:del w:id="658" w:author="Maximilian Goeppert" w:date="2026-05-05T12:37:00Z" w16du:dateUtc="2026-05-05T10:37:00Z"/>
          <w:lang w:val="de-DE"/>
        </w:rPr>
      </w:pPr>
      <w:del w:id="659" w:author="Maximilian Goeppert" w:date="2026-05-05T12:37:00Z" w16du:dateUtc="2026-05-05T10:37:00Z">
        <w:r w:rsidRPr="002C6234" w:rsidDel="00EA48F0">
          <w:rPr>
            <w:lang w:val="de-DE"/>
          </w:rPr>
          <w:delText>Persönlich, vertraulich, ohne Druck. Wir verstehen Ausgangslage und Ziele – und sagen offen, wenn wir nicht der richtige Partner sind.</w:delText>
        </w:r>
      </w:del>
    </w:p>
    <w:p w14:paraId="1CC2327A" w14:textId="582F9765" w:rsidR="002E42BF" w:rsidRPr="002C6234" w:rsidDel="00EA48F0" w:rsidRDefault="00BE7304">
      <w:pPr>
        <w:spacing w:before="240" w:after="80"/>
        <w:rPr>
          <w:del w:id="660" w:author="Maximilian Goeppert" w:date="2026-05-05T12:37:00Z" w16du:dateUtc="2026-05-05T10:37:00Z"/>
          <w:lang w:val="de-DE"/>
        </w:rPr>
      </w:pPr>
      <w:del w:id="661" w:author="Maximilian Goeppert" w:date="2026-05-05T12:37:00Z" w16du:dateUtc="2026-05-05T10:37:00Z">
        <w:r w:rsidRPr="002C6234" w:rsidDel="00EA48F0">
          <w:rPr>
            <w:b/>
            <w:bCs/>
            <w:sz w:val="24"/>
            <w:szCs w:val="24"/>
            <w:lang w:val="de-DE"/>
          </w:rPr>
          <w:delText>Tieferes Kennenlernen</w:delText>
        </w:r>
      </w:del>
    </w:p>
    <w:p w14:paraId="1CC2327B" w14:textId="25E53E90" w:rsidR="002E42BF" w:rsidRPr="002C6234" w:rsidDel="00EA48F0" w:rsidRDefault="00BE7304">
      <w:pPr>
        <w:spacing w:before="80" w:after="120"/>
        <w:rPr>
          <w:del w:id="662" w:author="Maximilian Goeppert" w:date="2026-05-05T12:37:00Z" w16du:dateUtc="2026-05-05T10:37:00Z"/>
          <w:lang w:val="de-DE"/>
        </w:rPr>
      </w:pPr>
      <w:del w:id="663" w:author="Maximilian Goeppert" w:date="2026-05-05T12:37:00Z" w16du:dateUtc="2026-05-05T10:37:00Z">
        <w:r w:rsidRPr="002C6234" w:rsidDel="00EA48F0">
          <w:rPr>
            <w:lang w:val="de-DE"/>
          </w:rPr>
          <w:delText>Mehrere Gespräche mit Unternehmern, Geschäftsführung und wichtigen Personen im Unternehmen. Besuch vor Ort, wenn es passt. Kein Fragenkatalog – Verständnis.</w:delText>
        </w:r>
      </w:del>
    </w:p>
    <w:p w14:paraId="1CC2327C" w14:textId="4F7C4996" w:rsidR="002E42BF" w:rsidRPr="002C6234" w:rsidDel="00EA48F0" w:rsidRDefault="00BE7304">
      <w:pPr>
        <w:spacing w:before="240" w:after="80"/>
        <w:rPr>
          <w:del w:id="664" w:author="Maximilian Goeppert" w:date="2026-05-05T12:37:00Z" w16du:dateUtc="2026-05-05T10:37:00Z"/>
          <w:lang w:val="de-DE"/>
        </w:rPr>
      </w:pPr>
      <w:del w:id="665" w:author="Maximilian Goeppert" w:date="2026-05-05T12:37:00Z" w16du:dateUtc="2026-05-05T10:37:00Z">
        <w:r w:rsidRPr="002C6234" w:rsidDel="00EA48F0">
          <w:rPr>
            <w:b/>
            <w:bCs/>
            <w:sz w:val="24"/>
            <w:szCs w:val="24"/>
            <w:lang w:val="de-DE"/>
          </w:rPr>
          <w:delText>Erste Einschätzung</w:delText>
        </w:r>
      </w:del>
    </w:p>
    <w:p w14:paraId="1CC2327D" w14:textId="5A6DBAAF" w:rsidR="002E42BF" w:rsidRPr="002C6234" w:rsidDel="00EA48F0" w:rsidRDefault="00BE7304">
      <w:pPr>
        <w:spacing w:before="80" w:after="120"/>
        <w:rPr>
          <w:del w:id="666" w:author="Maximilian Goeppert" w:date="2026-05-05T12:37:00Z" w16du:dateUtc="2026-05-05T10:37:00Z"/>
          <w:lang w:val="de-DE"/>
        </w:rPr>
      </w:pPr>
      <w:del w:id="667" w:author="Maximilian Goeppert" w:date="2026-05-05T12:37:00Z" w16du:dateUtc="2026-05-05T10:37:00Z">
        <w:r w:rsidRPr="002C6234" w:rsidDel="00EA48F0">
          <w:rPr>
            <w:lang w:val="de-DE"/>
          </w:rPr>
          <w:delText>Wir formulieren früh, wie wir das Unternehmen sehen, welche Bewertung wir für realistisch halten und wie eine gemeinsame Zusammenarbeit aussehen könnte.</w:delText>
        </w:r>
      </w:del>
    </w:p>
    <w:p w14:paraId="1CC2327E" w14:textId="3E9FA736" w:rsidR="002E42BF" w:rsidRPr="002C6234" w:rsidDel="00EA48F0" w:rsidRDefault="002E42BF">
      <w:pPr>
        <w:pBdr>
          <w:bottom w:val="single" w:sz="4" w:space="1" w:color="DDDDDD"/>
        </w:pBdr>
        <w:spacing w:before="200" w:after="200"/>
        <w:rPr>
          <w:del w:id="668" w:author="Maximilian Goeppert" w:date="2026-05-05T12:37:00Z" w16du:dateUtc="2026-05-05T10:37:00Z"/>
          <w:lang w:val="de-DE"/>
        </w:rPr>
      </w:pPr>
    </w:p>
    <w:p w14:paraId="1CC2327F" w14:textId="30FC9C7A" w:rsidR="002E42BF" w:rsidRPr="002C6234" w:rsidDel="00EA48F0" w:rsidRDefault="00BE7304">
      <w:pPr>
        <w:spacing w:before="200" w:after="80"/>
        <w:rPr>
          <w:del w:id="669" w:author="Maximilian Goeppert" w:date="2026-05-05T12:37:00Z" w16du:dateUtc="2026-05-05T10:37:00Z"/>
          <w:lang w:val="de-DE"/>
        </w:rPr>
      </w:pPr>
      <w:del w:id="670" w:author="Maximilian Goeppert" w:date="2026-05-05T12:37:00Z" w16du:dateUtc="2026-05-05T10:37:00Z">
        <w:r w:rsidRPr="002C6234" w:rsidDel="00EA48F0">
          <w:rPr>
            <w:b/>
            <w:bCs/>
            <w:caps/>
            <w:color w:val="888888"/>
            <w:sz w:val="20"/>
            <w:szCs w:val="20"/>
            <w:lang w:val="de-DE"/>
          </w:rPr>
          <w:delText>Kooperieren</w:delText>
        </w:r>
      </w:del>
    </w:p>
    <w:p w14:paraId="1CC23280" w14:textId="6D8C3117" w:rsidR="002E42BF" w:rsidRPr="002C6234" w:rsidDel="00EA48F0" w:rsidRDefault="00BE7304">
      <w:pPr>
        <w:pStyle w:val="Heading2"/>
        <w:spacing w:before="300" w:after="120"/>
        <w:rPr>
          <w:del w:id="671" w:author="Maximilian Goeppert" w:date="2026-05-05T12:37:00Z" w16du:dateUtc="2026-05-05T10:37:00Z"/>
          <w:lang w:val="de-DE"/>
        </w:rPr>
      </w:pPr>
      <w:del w:id="672" w:author="Maximilian Goeppert" w:date="2026-05-05T12:37:00Z" w16du:dateUtc="2026-05-05T10:37:00Z">
        <w:r w:rsidRPr="002C6234" w:rsidDel="00EA48F0">
          <w:rPr>
            <w:b/>
            <w:bCs/>
            <w:lang w:val="de-DE"/>
          </w:rPr>
          <w:delText>Wenn wir Ja sagen, steht es.</w:delText>
        </w:r>
      </w:del>
    </w:p>
    <w:p w14:paraId="1CC23281" w14:textId="71D45374" w:rsidR="002E42BF" w:rsidRPr="002C6234" w:rsidDel="00EA48F0" w:rsidRDefault="00BE7304">
      <w:pPr>
        <w:spacing w:before="80" w:after="120"/>
        <w:rPr>
          <w:del w:id="673" w:author="Maximilian Goeppert" w:date="2026-05-05T12:37:00Z" w16du:dateUtc="2026-05-05T10:37:00Z"/>
          <w:lang w:val="de-DE"/>
        </w:rPr>
      </w:pPr>
      <w:del w:id="674" w:author="Maximilian Goeppert" w:date="2026-05-05T12:37:00Z" w16du:dateUtc="2026-05-05T10:37:00Z">
        <w:r w:rsidRPr="002C6234" w:rsidDel="00EA48F0">
          <w:rPr>
            <w:lang w:val="de-DE"/>
          </w:rPr>
          <w:delText>Wenn beide Seiten weitermachen wollen, halten wir den Prozess so schlank und vorhersehbar wie möglich. Klare Bewertung, klare Strukturen, klare Zeitplanung. Keine Bewertungsspiele, keine Nachverhandlungen kurz vor dem Abschluss.</w:delText>
        </w:r>
      </w:del>
    </w:p>
    <w:p w14:paraId="1CC23282" w14:textId="011F9B2C" w:rsidR="002E42BF" w:rsidRPr="002C6234" w:rsidDel="00EA48F0" w:rsidRDefault="00BE7304">
      <w:pPr>
        <w:spacing w:before="80" w:after="120"/>
        <w:rPr>
          <w:del w:id="675" w:author="Maximilian Goeppert" w:date="2026-05-05T12:37:00Z" w16du:dateUtc="2026-05-05T10:37:00Z"/>
          <w:lang w:val="de-DE"/>
        </w:rPr>
      </w:pPr>
      <w:del w:id="676" w:author="Maximilian Goeppert" w:date="2026-05-05T12:37:00Z" w16du:dateUtc="2026-05-05T10:37:00Z">
        <w:r w:rsidRPr="002C6234" w:rsidDel="00EA48F0">
          <w:rPr>
            <w:lang w:val="de-DE"/>
          </w:rPr>
          <w:delText>Für jede Situation gibt es eine andere Form der Zusammenarbeit – wichtig ist, dass sie zum Unternehmen und zu den Menschen passt.</w:delText>
        </w:r>
      </w:del>
    </w:p>
    <w:p w14:paraId="1CC23283" w14:textId="29B37BDA" w:rsidR="002E42BF" w:rsidRPr="002C6234" w:rsidDel="00EA48F0" w:rsidRDefault="00BE7304">
      <w:pPr>
        <w:spacing w:before="240" w:after="80"/>
        <w:rPr>
          <w:del w:id="677" w:author="Maximilian Goeppert" w:date="2026-05-05T12:37:00Z" w16du:dateUtc="2026-05-05T10:37:00Z"/>
          <w:lang w:val="de-DE"/>
        </w:rPr>
      </w:pPr>
      <w:del w:id="678" w:author="Maximilian Goeppert" w:date="2026-05-05T12:37:00Z" w16du:dateUtc="2026-05-05T10:37:00Z">
        <w:r w:rsidRPr="002C6234" w:rsidDel="00EA48F0">
          <w:rPr>
            <w:b/>
            <w:bCs/>
            <w:sz w:val="24"/>
            <w:szCs w:val="24"/>
            <w:lang w:val="de-DE"/>
          </w:rPr>
          <w:delText>Nachfolgelösungen</w:delText>
        </w:r>
      </w:del>
    </w:p>
    <w:p w14:paraId="1CC23284" w14:textId="41311D74" w:rsidR="002E42BF" w:rsidRPr="002C6234" w:rsidDel="00EA48F0" w:rsidRDefault="00BE7304">
      <w:pPr>
        <w:spacing w:before="80" w:after="120"/>
        <w:rPr>
          <w:del w:id="679" w:author="Maximilian Goeppert" w:date="2026-05-05T12:37:00Z" w16du:dateUtc="2026-05-05T10:37:00Z"/>
          <w:lang w:val="de-DE"/>
        </w:rPr>
      </w:pPr>
      <w:del w:id="680" w:author="Maximilian Goeppert" w:date="2026-05-05T12:37:00Z" w16du:dateUtc="2026-05-05T10:37:00Z">
        <w:r w:rsidRPr="002C6234" w:rsidDel="00EA48F0">
          <w:rPr>
            <w:lang w:val="de-DE"/>
          </w:rPr>
          <w:delText>Diskret, verlässlich, langfristig. Wir tragen die Verantwortung weiter, ohne den Charakter des Unternehmens zu verändern.</w:delText>
        </w:r>
      </w:del>
    </w:p>
    <w:p w14:paraId="1CC23285" w14:textId="085B722D" w:rsidR="002E42BF" w:rsidRPr="002C6234" w:rsidDel="00EA48F0" w:rsidRDefault="00BE7304">
      <w:pPr>
        <w:spacing w:before="240" w:after="80"/>
        <w:rPr>
          <w:del w:id="681" w:author="Maximilian Goeppert" w:date="2026-05-05T12:37:00Z" w16du:dateUtc="2026-05-05T10:37:00Z"/>
          <w:lang w:val="de-DE"/>
        </w:rPr>
      </w:pPr>
      <w:del w:id="682" w:author="Maximilian Goeppert" w:date="2026-05-05T12:37:00Z" w16du:dateUtc="2026-05-05T10:37:00Z">
        <w:r w:rsidRPr="002C6234" w:rsidDel="00EA48F0">
          <w:rPr>
            <w:b/>
            <w:bCs/>
            <w:sz w:val="24"/>
            <w:szCs w:val="24"/>
            <w:lang w:val="de-DE"/>
          </w:rPr>
          <w:delText>Konzernausgliederungen</w:delText>
        </w:r>
      </w:del>
    </w:p>
    <w:p w14:paraId="1CC23286" w14:textId="75B996A8" w:rsidR="002E42BF" w:rsidRPr="002C6234" w:rsidDel="00EA48F0" w:rsidRDefault="00BE7304">
      <w:pPr>
        <w:spacing w:before="80" w:after="120"/>
        <w:rPr>
          <w:del w:id="683" w:author="Maximilian Goeppert" w:date="2026-05-05T12:37:00Z" w16du:dateUtc="2026-05-05T10:37:00Z"/>
          <w:lang w:val="de-DE"/>
        </w:rPr>
      </w:pPr>
      <w:del w:id="684" w:author="Maximilian Goeppert" w:date="2026-05-05T12:37:00Z" w16du:dateUtc="2026-05-05T10:37:00Z">
        <w:r w:rsidRPr="002C6234" w:rsidDel="00EA48F0">
          <w:rPr>
            <w:lang w:val="de-DE"/>
          </w:rPr>
          <w:delText>Strukturen lösen, Substanz und Team erhalten. Ein neuer Rahmen, in dem das Geschäft eigenständig weiterwachsen kann.</w:delText>
        </w:r>
      </w:del>
    </w:p>
    <w:p w14:paraId="1CC23287" w14:textId="7DE35C4E" w:rsidR="002E42BF" w:rsidRPr="002C6234" w:rsidDel="00EA48F0" w:rsidRDefault="00BE7304">
      <w:pPr>
        <w:spacing w:before="240" w:after="80"/>
        <w:rPr>
          <w:del w:id="685" w:author="Maximilian Goeppert" w:date="2026-05-05T12:37:00Z" w16du:dateUtc="2026-05-05T10:37:00Z"/>
          <w:lang w:val="de-DE"/>
        </w:rPr>
      </w:pPr>
      <w:del w:id="686" w:author="Maximilian Goeppert" w:date="2026-05-05T12:37:00Z" w16du:dateUtc="2026-05-05T10:37:00Z">
        <w:r w:rsidRPr="002C6234" w:rsidDel="00EA48F0">
          <w:rPr>
            <w:b/>
            <w:bCs/>
            <w:sz w:val="24"/>
            <w:szCs w:val="24"/>
            <w:lang w:val="de-DE"/>
          </w:rPr>
          <w:delText>Wachstumsfinanzierungen</w:delText>
        </w:r>
      </w:del>
    </w:p>
    <w:p w14:paraId="1CC23288" w14:textId="70B1CE05" w:rsidR="002E42BF" w:rsidRPr="002C6234" w:rsidDel="00EA48F0" w:rsidRDefault="00BE7304">
      <w:pPr>
        <w:spacing w:before="80" w:after="120"/>
        <w:rPr>
          <w:del w:id="687" w:author="Maximilian Goeppert" w:date="2026-05-05T12:37:00Z" w16du:dateUtc="2026-05-05T10:37:00Z"/>
          <w:lang w:val="de-DE"/>
        </w:rPr>
      </w:pPr>
      <w:del w:id="688" w:author="Maximilian Goeppert" w:date="2026-05-05T12:37:00Z" w16du:dateUtc="2026-05-05T10:37:00Z">
        <w:r w:rsidRPr="002C6234" w:rsidDel="00EA48F0">
          <w:rPr>
            <w:lang w:val="de-DE"/>
          </w:rPr>
          <w:delText>Kapital und operative Unterstützung für den nächsten Schritt – ohne dass die Eigentümer das Steuer aus der Hand geben müssen.</w:delText>
        </w:r>
      </w:del>
    </w:p>
    <w:p w14:paraId="1CC23289" w14:textId="69884ECE" w:rsidR="002E42BF" w:rsidRPr="002C6234" w:rsidDel="00EA48F0" w:rsidRDefault="00BE7304">
      <w:pPr>
        <w:spacing w:before="240" w:after="80"/>
        <w:rPr>
          <w:del w:id="689" w:author="Maximilian Goeppert" w:date="2026-05-05T12:37:00Z" w16du:dateUtc="2026-05-05T10:37:00Z"/>
          <w:lang w:val="de-DE"/>
        </w:rPr>
      </w:pPr>
      <w:del w:id="690" w:author="Maximilian Goeppert" w:date="2026-05-05T12:37:00Z" w16du:dateUtc="2026-05-05T10:37:00Z">
        <w:r w:rsidRPr="002C6234" w:rsidDel="00EA48F0">
          <w:rPr>
            <w:b/>
            <w:bCs/>
            <w:sz w:val="24"/>
            <w:szCs w:val="24"/>
            <w:lang w:val="de-DE"/>
          </w:rPr>
          <w:delText>Management-Partnerschaften</w:delText>
        </w:r>
      </w:del>
    </w:p>
    <w:p w14:paraId="1CC2328A" w14:textId="2858447C" w:rsidR="002E42BF" w:rsidRPr="002C6234" w:rsidDel="00EA48F0" w:rsidRDefault="00BE7304">
      <w:pPr>
        <w:spacing w:before="80" w:after="120"/>
        <w:rPr>
          <w:del w:id="691" w:author="Maximilian Goeppert" w:date="2026-05-05T12:37:00Z" w16du:dateUtc="2026-05-05T10:37:00Z"/>
          <w:lang w:val="de-DE"/>
        </w:rPr>
      </w:pPr>
      <w:del w:id="692" w:author="Maximilian Goeppert" w:date="2026-05-05T12:37:00Z" w16du:dateUtc="2026-05-05T10:37:00Z">
        <w:r w:rsidRPr="002C6234" w:rsidDel="00EA48F0">
          <w:rPr>
            <w:lang w:val="de-DE"/>
          </w:rPr>
          <w:delText>Gemeinsam mit Managern, die ein Unternehmen übernehmen oder in eine zentrale Rolle hineinwachsen wollen.</w:delText>
        </w:r>
      </w:del>
    </w:p>
    <w:p w14:paraId="1CC2328B" w14:textId="5D481626" w:rsidR="002E42BF" w:rsidRPr="002C6234" w:rsidDel="00EA48F0" w:rsidRDefault="002E42BF">
      <w:pPr>
        <w:pBdr>
          <w:bottom w:val="single" w:sz="4" w:space="1" w:color="DDDDDD"/>
        </w:pBdr>
        <w:spacing w:before="200" w:after="200"/>
        <w:rPr>
          <w:del w:id="693" w:author="Maximilian Goeppert" w:date="2026-05-05T12:37:00Z" w16du:dateUtc="2026-05-05T10:37:00Z"/>
          <w:lang w:val="de-DE"/>
        </w:rPr>
      </w:pPr>
    </w:p>
    <w:p w14:paraId="1CC2328C" w14:textId="10D436B2" w:rsidR="002E42BF" w:rsidRPr="002C6234" w:rsidDel="00EA48F0" w:rsidRDefault="00BE7304">
      <w:pPr>
        <w:spacing w:before="200" w:after="80"/>
        <w:rPr>
          <w:del w:id="694" w:author="Maximilian Goeppert" w:date="2026-05-05T12:37:00Z" w16du:dateUtc="2026-05-05T10:37:00Z"/>
          <w:lang w:val="de-DE"/>
        </w:rPr>
      </w:pPr>
      <w:del w:id="695" w:author="Maximilian Goeppert" w:date="2026-05-05T12:37:00Z" w16du:dateUtc="2026-05-05T10:37:00Z">
        <w:r w:rsidRPr="002C6234" w:rsidDel="00EA48F0">
          <w:rPr>
            <w:b/>
            <w:bCs/>
            <w:caps/>
            <w:color w:val="888888"/>
            <w:sz w:val="20"/>
            <w:szCs w:val="20"/>
            <w:lang w:val="de-DE"/>
          </w:rPr>
          <w:delText>Aufbauen</w:delText>
        </w:r>
      </w:del>
    </w:p>
    <w:p w14:paraId="1CC2328D" w14:textId="7D531A4A" w:rsidR="002E42BF" w:rsidRPr="002C6234" w:rsidDel="00EA48F0" w:rsidRDefault="00BE7304">
      <w:pPr>
        <w:pStyle w:val="Heading2"/>
        <w:spacing w:before="300" w:after="120"/>
        <w:rPr>
          <w:del w:id="696" w:author="Maximilian Goeppert" w:date="2026-05-05T12:37:00Z" w16du:dateUtc="2026-05-05T10:37:00Z"/>
          <w:lang w:val="de-DE"/>
        </w:rPr>
      </w:pPr>
      <w:del w:id="697" w:author="Maximilian Goeppert" w:date="2026-05-05T12:37:00Z" w16du:dateUtc="2026-05-05T10:37:00Z">
        <w:r w:rsidRPr="002C6234" w:rsidDel="00EA48F0">
          <w:rPr>
            <w:b/>
            <w:bCs/>
            <w:lang w:val="de-DE"/>
          </w:rPr>
          <w:delText>Die ersten Monate gemeinsam.</w:delText>
        </w:r>
      </w:del>
    </w:p>
    <w:p w14:paraId="1CC2328E" w14:textId="2C5E4628" w:rsidR="002E42BF" w:rsidRPr="002C6234" w:rsidDel="00EA48F0" w:rsidRDefault="00BE7304">
      <w:pPr>
        <w:spacing w:before="80" w:after="120"/>
        <w:rPr>
          <w:del w:id="698" w:author="Maximilian Goeppert" w:date="2026-05-05T12:37:00Z" w16du:dateUtc="2026-05-05T10:37:00Z"/>
          <w:lang w:val="de-DE"/>
        </w:rPr>
      </w:pPr>
      <w:del w:id="699" w:author="Maximilian Goeppert" w:date="2026-05-05T12:37:00Z" w16du:dateUtc="2026-05-05T10:37:00Z">
        <w:r w:rsidRPr="002C6234" w:rsidDel="00EA48F0">
          <w:rPr>
            <w:lang w:val="de-DE"/>
          </w:rPr>
          <w:delText>Nach dem Abschluss geht es nicht um große Veränderungen, sondern um ein gemeinsames Verständnis – wo das Unternehmen steht, wo es hin will und wo wir konkret helfen können. Drei Schwerpunkte, die wir mit Unternehmern und Managern abstimmen, nicht über sie entscheiden.</w:delText>
        </w:r>
      </w:del>
    </w:p>
    <w:p w14:paraId="1CC2328F" w14:textId="6615836C" w:rsidR="002E42BF" w:rsidRPr="002C6234" w:rsidDel="00EA48F0" w:rsidRDefault="00BE7304">
      <w:pPr>
        <w:spacing w:before="240" w:after="80"/>
        <w:rPr>
          <w:del w:id="700" w:author="Maximilian Goeppert" w:date="2026-05-05T12:37:00Z" w16du:dateUtc="2026-05-05T10:37:00Z"/>
          <w:lang w:val="de-DE"/>
        </w:rPr>
      </w:pPr>
      <w:del w:id="701" w:author="Maximilian Goeppert" w:date="2026-05-05T12:37:00Z" w16du:dateUtc="2026-05-05T10:37:00Z">
        <w:r w:rsidRPr="002C6234" w:rsidDel="00EA48F0">
          <w:rPr>
            <w:b/>
            <w:bCs/>
            <w:sz w:val="24"/>
            <w:szCs w:val="24"/>
            <w:lang w:val="de-DE"/>
          </w:rPr>
          <w:delText>Gemeinsamer Fahrplan.</w:delText>
        </w:r>
      </w:del>
    </w:p>
    <w:p w14:paraId="1CC23290" w14:textId="0F52481B" w:rsidR="002E42BF" w:rsidRPr="002C6234" w:rsidDel="00EA48F0" w:rsidRDefault="00BE7304">
      <w:pPr>
        <w:spacing w:before="80" w:after="120"/>
        <w:rPr>
          <w:del w:id="702" w:author="Maximilian Goeppert" w:date="2026-05-05T12:37:00Z" w16du:dateUtc="2026-05-05T10:37:00Z"/>
          <w:lang w:val="de-DE"/>
        </w:rPr>
      </w:pPr>
      <w:del w:id="703" w:author="Maximilian Goeppert" w:date="2026-05-05T12:37:00Z" w16du:dateUtc="2026-05-05T10:37:00Z">
        <w:r w:rsidRPr="002C6234" w:rsidDel="00EA48F0">
          <w:rPr>
            <w:lang w:val="de-DE"/>
          </w:rPr>
          <w:delText>Wir setzen uns mit dem Führungsteam zusammen und priorisieren: Was hat in den nächsten zwölf Monaten den größten Effekt – aus Sicht der Kunden, des Teams und der Wirtschaftlichkeit?</w:delText>
        </w:r>
      </w:del>
    </w:p>
    <w:p w14:paraId="1CC23291" w14:textId="69FC3C31" w:rsidR="002E42BF" w:rsidRPr="002C6234" w:rsidDel="00EA48F0" w:rsidRDefault="00BE7304">
      <w:pPr>
        <w:spacing w:before="240" w:after="80"/>
        <w:rPr>
          <w:del w:id="704" w:author="Maximilian Goeppert" w:date="2026-05-05T12:37:00Z" w16du:dateUtc="2026-05-05T10:37:00Z"/>
          <w:lang w:val="de-DE"/>
        </w:rPr>
      </w:pPr>
      <w:del w:id="705" w:author="Maximilian Goeppert" w:date="2026-05-05T12:37:00Z" w16du:dateUtc="2026-05-05T10:37:00Z">
        <w:r w:rsidRPr="002C6234" w:rsidDel="00EA48F0">
          <w:rPr>
            <w:b/>
            <w:bCs/>
            <w:sz w:val="24"/>
            <w:szCs w:val="24"/>
            <w:lang w:val="de-DE"/>
          </w:rPr>
          <w:delText>Hände, nicht nur Folien.</w:delText>
        </w:r>
      </w:del>
    </w:p>
    <w:p w14:paraId="1CC23292" w14:textId="26AD7082" w:rsidR="002E42BF" w:rsidRPr="002C6234" w:rsidDel="00EA48F0" w:rsidRDefault="00BE7304">
      <w:pPr>
        <w:spacing w:before="80" w:after="120"/>
        <w:rPr>
          <w:del w:id="706" w:author="Maximilian Goeppert" w:date="2026-05-05T12:37:00Z" w16du:dateUtc="2026-05-05T10:37:00Z"/>
          <w:lang w:val="de-DE"/>
        </w:rPr>
      </w:pPr>
      <w:del w:id="707" w:author="Maximilian Goeppert" w:date="2026-05-05T12:37:00Z" w16du:dateUtc="2026-05-05T10:37:00Z">
        <w:r w:rsidRPr="002C6234" w:rsidDel="00EA48F0">
          <w:rPr>
            <w:lang w:val="de-DE"/>
          </w:rPr>
          <w:delText>Wo es hilft, packen wir mit an – sei es bei Reporting und Steuerung, bei Zukäufen oder bei der Einführung digitaler Werkzeuge im Tagesgeschäft.</w:delText>
        </w:r>
      </w:del>
    </w:p>
    <w:p w14:paraId="1CC23293" w14:textId="38275E71" w:rsidR="002E42BF" w:rsidRPr="002C6234" w:rsidDel="00EA48F0" w:rsidRDefault="00BE7304">
      <w:pPr>
        <w:spacing w:before="240" w:after="80"/>
        <w:rPr>
          <w:del w:id="708" w:author="Maximilian Goeppert" w:date="2026-05-05T12:37:00Z" w16du:dateUtc="2026-05-05T10:37:00Z"/>
          <w:lang w:val="de-DE"/>
        </w:rPr>
      </w:pPr>
      <w:del w:id="709" w:author="Maximilian Goeppert" w:date="2026-05-05T12:37:00Z" w16du:dateUtc="2026-05-05T10:37:00Z">
        <w:r w:rsidRPr="002C6234" w:rsidDel="00EA48F0">
          <w:rPr>
            <w:b/>
            <w:bCs/>
            <w:sz w:val="24"/>
            <w:szCs w:val="24"/>
            <w:lang w:val="de-DE"/>
          </w:rPr>
          <w:delText>Dort, wo es Sinn ergibt.</w:delText>
        </w:r>
      </w:del>
    </w:p>
    <w:p w14:paraId="1CC23294" w14:textId="273C5251" w:rsidR="002E42BF" w:rsidRPr="002C6234" w:rsidDel="00EA48F0" w:rsidRDefault="00BE7304">
      <w:pPr>
        <w:spacing w:before="80" w:after="120"/>
        <w:rPr>
          <w:del w:id="710" w:author="Maximilian Goeppert" w:date="2026-05-05T12:37:00Z" w16du:dateUtc="2026-05-05T10:37:00Z"/>
          <w:lang w:val="de-DE"/>
        </w:rPr>
      </w:pPr>
      <w:del w:id="711" w:author="Maximilian Goeppert" w:date="2026-05-05T12:37:00Z" w16du:dateUtc="2026-05-05T10:37:00Z">
        <w:r w:rsidRPr="002C6234" w:rsidDel="00EA48F0">
          <w:rPr>
            <w:lang w:val="de-DE"/>
          </w:rPr>
          <w:delText>Unser internes Team für Digitalisierung unterstützt direkt im Unternehmen – an realen Prozessen, mit messbarem Ergebnis. Kein Strategieprojekt, das im Ordner landet.</w:delText>
        </w:r>
      </w:del>
    </w:p>
    <w:p w14:paraId="1CC23295" w14:textId="502EB0C9" w:rsidR="002E42BF" w:rsidRPr="002C6234" w:rsidDel="00EA48F0" w:rsidRDefault="002E42BF">
      <w:pPr>
        <w:pBdr>
          <w:bottom w:val="single" w:sz="4" w:space="1" w:color="DDDDDD"/>
        </w:pBdr>
        <w:spacing w:before="200" w:after="200"/>
        <w:rPr>
          <w:del w:id="712" w:author="Maximilian Goeppert" w:date="2026-05-05T12:37:00Z" w16du:dateUtc="2026-05-05T10:37:00Z"/>
          <w:lang w:val="de-DE"/>
        </w:rPr>
      </w:pPr>
    </w:p>
    <w:p w14:paraId="1CC23296" w14:textId="18E41E11" w:rsidR="002E42BF" w:rsidRPr="002C6234" w:rsidDel="00EA48F0" w:rsidRDefault="00BE7304">
      <w:pPr>
        <w:spacing w:before="200" w:after="80"/>
        <w:rPr>
          <w:del w:id="713" w:author="Maximilian Goeppert" w:date="2026-05-05T12:37:00Z" w16du:dateUtc="2026-05-05T10:37:00Z"/>
          <w:lang w:val="de-DE"/>
        </w:rPr>
      </w:pPr>
      <w:del w:id="714" w:author="Maximilian Goeppert" w:date="2026-05-05T12:37:00Z" w16du:dateUtc="2026-05-05T10:37:00Z">
        <w:r w:rsidRPr="002C6234" w:rsidDel="00EA48F0">
          <w:rPr>
            <w:b/>
            <w:bCs/>
            <w:caps/>
            <w:color w:val="888888"/>
            <w:sz w:val="20"/>
            <w:szCs w:val="20"/>
            <w:lang w:val="de-DE"/>
          </w:rPr>
          <w:delText>Was das für Unternehmer und Manager heißt</w:delText>
        </w:r>
      </w:del>
    </w:p>
    <w:p w14:paraId="1CC23297" w14:textId="0EB4F685" w:rsidR="002E42BF" w:rsidRPr="002C6234" w:rsidDel="00EA48F0" w:rsidRDefault="00BE7304">
      <w:pPr>
        <w:pStyle w:val="Heading2"/>
        <w:spacing w:before="300" w:after="120"/>
        <w:rPr>
          <w:del w:id="715" w:author="Maximilian Goeppert" w:date="2026-05-05T12:37:00Z" w16du:dateUtc="2026-05-05T10:37:00Z"/>
          <w:lang w:val="de-DE"/>
        </w:rPr>
      </w:pPr>
      <w:del w:id="716" w:author="Maximilian Goeppert" w:date="2026-05-05T12:37:00Z" w16du:dateUtc="2026-05-05T10:37:00Z">
        <w:r w:rsidRPr="002C6234" w:rsidDel="00EA48F0">
          <w:rPr>
            <w:b/>
            <w:bCs/>
            <w:lang w:val="de-DE"/>
          </w:rPr>
          <w:delText>Ein Partner, der Verantwortung mitträgt.</w:delText>
        </w:r>
      </w:del>
    </w:p>
    <w:p w14:paraId="1CC23298" w14:textId="7C4EA68C" w:rsidR="002E42BF" w:rsidRPr="002C6234" w:rsidDel="00EA48F0" w:rsidRDefault="00BE7304">
      <w:pPr>
        <w:spacing w:before="240" w:after="80"/>
        <w:rPr>
          <w:del w:id="717" w:author="Maximilian Goeppert" w:date="2026-05-05T12:37:00Z" w16du:dateUtc="2026-05-05T10:37:00Z"/>
          <w:lang w:val="de-DE"/>
        </w:rPr>
      </w:pPr>
      <w:del w:id="718" w:author="Maximilian Goeppert" w:date="2026-05-05T12:37:00Z" w16du:dateUtc="2026-05-05T10:37:00Z">
        <w:r w:rsidRPr="002C6234" w:rsidDel="00EA48F0">
          <w:rPr>
            <w:b/>
            <w:bCs/>
            <w:sz w:val="24"/>
            <w:szCs w:val="24"/>
            <w:lang w:val="de-DE"/>
          </w:rPr>
          <w:delText>Klarheit von Anfang an</w:delText>
        </w:r>
      </w:del>
    </w:p>
    <w:p w14:paraId="1CC23299" w14:textId="07CF275B" w:rsidR="002E42BF" w:rsidRPr="002C6234" w:rsidDel="00EA48F0" w:rsidRDefault="00BE7304">
      <w:pPr>
        <w:spacing w:before="80" w:after="120"/>
        <w:rPr>
          <w:del w:id="719" w:author="Maximilian Goeppert" w:date="2026-05-05T12:37:00Z" w16du:dateUtc="2026-05-05T10:37:00Z"/>
          <w:lang w:val="de-DE"/>
        </w:rPr>
      </w:pPr>
      <w:del w:id="720" w:author="Maximilian Goeppert" w:date="2026-05-05T12:37:00Z" w16du:dateUtc="2026-05-05T10:37:00Z">
        <w:r w:rsidRPr="002C6234" w:rsidDel="00EA48F0">
          <w:rPr>
            <w:lang w:val="de-DE"/>
          </w:rPr>
          <w:delText>Verbindliche Aussagen zur Bewertung, zum Prozess und zur weiteren Zusammenarbeit – damit Sie planen können, statt zu spekulieren.</w:delText>
        </w:r>
      </w:del>
    </w:p>
    <w:p w14:paraId="1CC2329A" w14:textId="0457D3EE" w:rsidR="002E42BF" w:rsidRPr="002C6234" w:rsidDel="00EA48F0" w:rsidRDefault="00BE7304">
      <w:pPr>
        <w:spacing w:before="240" w:after="80"/>
        <w:rPr>
          <w:del w:id="721" w:author="Maximilian Goeppert" w:date="2026-05-05T12:37:00Z" w16du:dateUtc="2026-05-05T10:37:00Z"/>
          <w:lang w:val="de-DE"/>
        </w:rPr>
      </w:pPr>
      <w:del w:id="722" w:author="Maximilian Goeppert" w:date="2026-05-05T12:37:00Z" w16du:dateUtc="2026-05-05T10:37:00Z">
        <w:r w:rsidRPr="002C6234" w:rsidDel="00EA48F0">
          <w:rPr>
            <w:b/>
            <w:bCs/>
            <w:sz w:val="24"/>
            <w:szCs w:val="24"/>
            <w:lang w:val="de-DE"/>
          </w:rPr>
          <w:delText>Diskretion</w:delText>
        </w:r>
      </w:del>
    </w:p>
    <w:p w14:paraId="1CC2329B" w14:textId="590F5D0B" w:rsidR="002E42BF" w:rsidRPr="002C6234" w:rsidDel="00EA48F0" w:rsidRDefault="00BE7304">
      <w:pPr>
        <w:spacing w:before="80" w:after="120"/>
        <w:rPr>
          <w:del w:id="723" w:author="Maximilian Goeppert" w:date="2026-05-05T12:37:00Z" w16du:dateUtc="2026-05-05T10:37:00Z"/>
          <w:lang w:val="de-DE"/>
        </w:rPr>
      </w:pPr>
      <w:del w:id="724" w:author="Maximilian Goeppert" w:date="2026-05-05T12:37:00Z" w16du:dateUtc="2026-05-05T10:37:00Z">
        <w:r w:rsidRPr="002C6234" w:rsidDel="00EA48F0">
          <w:rPr>
            <w:lang w:val="de-DE"/>
          </w:rPr>
          <w:delText>Gespräche bleiben unter uns. Auch dann, wenn es am Ende doch nicht passt.</w:delText>
        </w:r>
      </w:del>
    </w:p>
    <w:p w14:paraId="1CC2329C" w14:textId="413FE62B" w:rsidR="002E42BF" w:rsidRPr="002C6234" w:rsidDel="00EA48F0" w:rsidRDefault="00BE7304">
      <w:pPr>
        <w:spacing w:before="240" w:after="80"/>
        <w:rPr>
          <w:del w:id="725" w:author="Maximilian Goeppert" w:date="2026-05-05T12:37:00Z" w16du:dateUtc="2026-05-05T10:37:00Z"/>
          <w:lang w:val="de-DE"/>
        </w:rPr>
      </w:pPr>
      <w:del w:id="726" w:author="Maximilian Goeppert" w:date="2026-05-05T12:37:00Z" w16du:dateUtc="2026-05-05T10:37:00Z">
        <w:r w:rsidRPr="002C6234" w:rsidDel="00EA48F0">
          <w:rPr>
            <w:b/>
            <w:bCs/>
            <w:sz w:val="24"/>
            <w:szCs w:val="24"/>
            <w:lang w:val="de-DE"/>
          </w:rPr>
          <w:delText>Operative Mitverantwortung</w:delText>
        </w:r>
      </w:del>
    </w:p>
    <w:p w14:paraId="1CC2329D" w14:textId="5087122D" w:rsidR="002E42BF" w:rsidRPr="002C6234" w:rsidDel="00EA48F0" w:rsidRDefault="00BE7304">
      <w:pPr>
        <w:spacing w:before="80" w:after="120"/>
        <w:rPr>
          <w:del w:id="727" w:author="Maximilian Goeppert" w:date="2026-05-05T12:37:00Z" w16du:dateUtc="2026-05-05T10:37:00Z"/>
          <w:lang w:val="de-DE"/>
        </w:rPr>
      </w:pPr>
      <w:del w:id="728" w:author="Maximilian Goeppert" w:date="2026-05-05T12:37:00Z" w16du:dateUtc="2026-05-05T10:37:00Z">
        <w:r w:rsidRPr="002C6234" w:rsidDel="00EA48F0">
          <w:rPr>
            <w:lang w:val="de-DE"/>
          </w:rPr>
          <w:delText>Wir bringen Erfahrung aus Investments, Führung und Technologie ein – nicht über externe Berater, sondern direkt aus unserem Team.</w:delText>
        </w:r>
      </w:del>
    </w:p>
    <w:p w14:paraId="1CC2329E" w14:textId="3B38D02D" w:rsidR="002E42BF" w:rsidRPr="002C6234" w:rsidDel="00EA48F0" w:rsidRDefault="00BE7304">
      <w:pPr>
        <w:spacing w:before="240" w:after="80"/>
        <w:rPr>
          <w:del w:id="729" w:author="Maximilian Goeppert" w:date="2026-05-05T12:37:00Z" w16du:dateUtc="2026-05-05T10:37:00Z"/>
          <w:lang w:val="de-DE"/>
        </w:rPr>
      </w:pPr>
      <w:del w:id="730" w:author="Maximilian Goeppert" w:date="2026-05-05T12:37:00Z" w16du:dateUtc="2026-05-05T10:37:00Z">
        <w:r w:rsidRPr="002C6234" w:rsidDel="00EA48F0">
          <w:rPr>
            <w:b/>
            <w:bCs/>
            <w:sz w:val="24"/>
            <w:szCs w:val="24"/>
            <w:lang w:val="de-DE"/>
          </w:rPr>
          <w:delText>Langfristiger Horizont</w:delText>
        </w:r>
      </w:del>
    </w:p>
    <w:p w14:paraId="1CC2329F" w14:textId="7C57BAD0" w:rsidR="002E42BF" w:rsidRPr="002C6234" w:rsidDel="00EA48F0" w:rsidRDefault="00BE7304">
      <w:pPr>
        <w:spacing w:before="80" w:after="120"/>
        <w:rPr>
          <w:del w:id="731" w:author="Maximilian Goeppert" w:date="2026-05-05T12:37:00Z" w16du:dateUtc="2026-05-05T10:37:00Z"/>
          <w:lang w:val="de-DE"/>
        </w:rPr>
      </w:pPr>
      <w:del w:id="732" w:author="Maximilian Goeppert" w:date="2026-05-05T12:37:00Z" w16du:dateUtc="2026-05-05T10:37:00Z">
        <w:r w:rsidRPr="002C6234" w:rsidDel="00EA48F0">
          <w:rPr>
            <w:lang w:val="de-DE"/>
          </w:rPr>
          <w:delText>Wir denken in Jahren, nicht in Quartalen. Das Unternehmen soll am Ende eine bessere Version von sich selbst sein.</w:delText>
        </w:r>
      </w:del>
    </w:p>
    <w:p w14:paraId="1CC232A0" w14:textId="30A5FE2A" w:rsidR="002E42BF" w:rsidRPr="002C6234" w:rsidDel="00EA48F0" w:rsidRDefault="00BE7304">
      <w:pPr>
        <w:spacing w:before="80" w:after="120"/>
        <w:rPr>
          <w:del w:id="733" w:author="Maximilian Goeppert" w:date="2026-05-05T12:37:00Z" w16du:dateUtc="2026-05-05T10:37:00Z"/>
          <w:lang w:val="de-DE"/>
        </w:rPr>
      </w:pPr>
      <w:del w:id="734" w:author="Maximilian Goeppert" w:date="2026-05-05T12:37:00Z" w16du:dateUtc="2026-05-05T10:37:00Z">
        <w:r w:rsidRPr="002C6234" w:rsidDel="00EA48F0">
          <w:rPr>
            <w:i/>
            <w:iCs/>
            <w:color w:val="555555"/>
            <w:lang w:val="de-DE"/>
          </w:rPr>
          <w:delText>[Button] Wo Digitalisierung bei uns wirkt →</w:delText>
        </w:r>
      </w:del>
    </w:p>
    <w:p w14:paraId="1CC232A1" w14:textId="6B144E3F" w:rsidR="002E42BF" w:rsidRPr="002C6234" w:rsidDel="00EA48F0" w:rsidRDefault="002E42BF">
      <w:pPr>
        <w:pBdr>
          <w:bottom w:val="single" w:sz="4" w:space="1" w:color="DDDDDD"/>
        </w:pBdr>
        <w:spacing w:before="200" w:after="200"/>
        <w:rPr>
          <w:del w:id="735" w:author="Maximilian Goeppert" w:date="2026-05-05T12:37:00Z" w16du:dateUtc="2026-05-05T10:37:00Z"/>
          <w:lang w:val="de-DE"/>
        </w:rPr>
      </w:pPr>
    </w:p>
    <w:p w14:paraId="1CC232A2" w14:textId="6D06814D" w:rsidR="002E42BF" w:rsidRPr="002C6234" w:rsidDel="005833B7" w:rsidRDefault="00BE7304">
      <w:pPr>
        <w:rPr>
          <w:del w:id="736" w:author="Maximilian Goeppert" w:date="2026-05-05T12:04:00Z" w16du:dateUtc="2026-05-05T10:04:00Z"/>
          <w:lang w:val="de-DE"/>
        </w:rPr>
      </w:pPr>
      <w:del w:id="737" w:author="Maximilian Goeppert" w:date="2026-05-05T12:04:00Z" w16du:dateUtc="2026-05-05T10:04:00Z">
        <w:r w:rsidRPr="002C6234" w:rsidDel="005833B7">
          <w:rPr>
            <w:lang w:val="de-DE"/>
          </w:rPr>
          <w:br w:type="page"/>
        </w:r>
      </w:del>
    </w:p>
    <w:p w14:paraId="73293086" w14:textId="77777777" w:rsidR="00DE6085" w:rsidRDefault="00DE6085" w:rsidP="005833B7">
      <w:pPr>
        <w:rPr>
          <w:ins w:id="738" w:author="Maximilian Goeppert" w:date="2026-05-05T12:04:00Z" w16du:dateUtc="2026-05-05T10:04:00Z"/>
          <w:b/>
          <w:bCs/>
          <w:color w:val="2E74B5"/>
          <w:sz w:val="26"/>
          <w:szCs w:val="26"/>
          <w:lang w:val="de-DE"/>
        </w:rPr>
      </w:pPr>
    </w:p>
    <w:p w14:paraId="13A2480D" w14:textId="77777777" w:rsidR="00EB603F" w:rsidRPr="00EB603F" w:rsidRDefault="00EB603F" w:rsidP="00EB603F">
      <w:pPr>
        <w:spacing w:before="240" w:after="80"/>
        <w:rPr>
          <w:ins w:id="739" w:author="Maximilian Goeppert" w:date="2026-05-05T12:38:00Z" w16du:dateUtc="2026-05-05T10:38:00Z"/>
          <w:b/>
          <w:bCs/>
          <w:sz w:val="24"/>
          <w:szCs w:val="24"/>
          <w:lang w:val="de-DE"/>
        </w:rPr>
      </w:pPr>
      <w:ins w:id="740" w:author="Maximilian Goeppert" w:date="2026-05-05T12:37:00Z" w16du:dateUtc="2026-05-05T10:37:00Z">
        <w:r w:rsidRPr="00F01FD6">
          <w:rPr>
            <w:b/>
            <w:bCs/>
            <w:sz w:val="24"/>
            <w:szCs w:val="24"/>
            <w:lang w:val="de-DE"/>
            <w:rPrChange w:id="741" w:author="Maximilian Goeppert" w:date="2026-05-05T12:38:00Z" w16du:dateUtc="2026-05-05T10:38:00Z">
              <w:rPr>
                <w:rStyle w:val="Strong"/>
              </w:rPr>
            </w:rPrChange>
          </w:rPr>
          <w:t>Phase 1 – Kennenlernen</w:t>
        </w:r>
        <w:r w:rsidRPr="00EB603F">
          <w:rPr>
            <w:b/>
            <w:bCs/>
            <w:sz w:val="24"/>
            <w:szCs w:val="24"/>
            <w:lang w:val="de-DE"/>
            <w:rPrChange w:id="742" w:author="Maximilian Goeppert" w:date="2026-05-05T12:38:00Z" w16du:dateUtc="2026-05-05T10:38:00Z">
              <w:rPr/>
            </w:rPrChange>
          </w:rPr>
          <w:t xml:space="preserve"> </w:t>
        </w:r>
      </w:ins>
    </w:p>
    <w:p w14:paraId="1CBC17E5" w14:textId="4148744B" w:rsidR="00EB603F" w:rsidRPr="00EB603F" w:rsidRDefault="00EB603F" w:rsidP="00EB603F">
      <w:pPr>
        <w:spacing w:before="240" w:after="80"/>
        <w:rPr>
          <w:ins w:id="743" w:author="Maximilian Goeppert" w:date="2026-05-05T12:37:00Z" w16du:dateUtc="2026-05-05T10:37:00Z"/>
          <w:sz w:val="24"/>
          <w:szCs w:val="24"/>
          <w:lang w:val="de-DE"/>
          <w:rPrChange w:id="744" w:author="Maximilian Goeppert" w:date="2026-05-05T12:38:00Z" w16du:dateUtc="2026-05-05T10:38:00Z">
            <w:rPr>
              <w:ins w:id="745" w:author="Maximilian Goeppert" w:date="2026-05-05T12:37:00Z" w16du:dateUtc="2026-05-05T10:37:00Z"/>
            </w:rPr>
          </w:rPrChange>
        </w:rPr>
        <w:pPrChange w:id="746" w:author="Maximilian Goeppert" w:date="2026-05-05T12:38:00Z" w16du:dateUtc="2026-05-05T10:38:00Z">
          <w:pPr/>
        </w:pPrChange>
      </w:pPr>
      <w:ins w:id="747" w:author="Maximilian Goeppert" w:date="2026-05-05T12:37:00Z" w16du:dateUtc="2026-05-05T10:37:00Z">
        <w:r w:rsidRPr="00EB603F">
          <w:rPr>
            <w:sz w:val="24"/>
            <w:szCs w:val="24"/>
            <w:lang w:val="de-DE"/>
            <w:rPrChange w:id="748" w:author="Maximilian Goeppert" w:date="2026-05-05T12:38:00Z" w16du:dateUtc="2026-05-05T10:38:00Z">
              <w:rPr/>
            </w:rPrChange>
          </w:rPr>
          <w:t>Persönlicher Austausch und gemeinsames Kennenlernen der Gruppenstrategie. Gespräche auf Augenhöhe mit dem Blick für die wichtigen Themen.</w:t>
        </w:r>
      </w:ins>
    </w:p>
    <w:p w14:paraId="5FD5F4E6" w14:textId="77777777" w:rsidR="00EB603F" w:rsidRPr="00EB603F" w:rsidRDefault="00EB603F" w:rsidP="00EB603F">
      <w:pPr>
        <w:spacing w:before="240" w:after="80"/>
        <w:rPr>
          <w:ins w:id="749" w:author="Maximilian Goeppert" w:date="2026-05-05T12:38:00Z" w16du:dateUtc="2026-05-05T10:38:00Z"/>
          <w:b/>
          <w:bCs/>
          <w:sz w:val="24"/>
          <w:szCs w:val="24"/>
          <w:lang w:val="de-DE"/>
        </w:rPr>
      </w:pPr>
      <w:ins w:id="750" w:author="Maximilian Goeppert" w:date="2026-05-05T12:37:00Z" w16du:dateUtc="2026-05-05T10:37:00Z">
        <w:r w:rsidRPr="00F01FD6">
          <w:rPr>
            <w:b/>
            <w:bCs/>
            <w:sz w:val="24"/>
            <w:szCs w:val="24"/>
            <w:lang w:val="de-DE"/>
            <w:rPrChange w:id="751" w:author="Maximilian Goeppert" w:date="2026-05-05T12:38:00Z" w16du:dateUtc="2026-05-05T10:38:00Z">
              <w:rPr>
                <w:rStyle w:val="Strong"/>
              </w:rPr>
            </w:rPrChange>
          </w:rPr>
          <w:t>Phase 2 – Strukturierung</w:t>
        </w:r>
        <w:r w:rsidRPr="00EB603F">
          <w:rPr>
            <w:b/>
            <w:bCs/>
            <w:sz w:val="24"/>
            <w:szCs w:val="24"/>
            <w:lang w:val="de-DE"/>
            <w:rPrChange w:id="752" w:author="Maximilian Goeppert" w:date="2026-05-05T12:38:00Z" w16du:dateUtc="2026-05-05T10:38:00Z">
              <w:rPr/>
            </w:rPrChange>
          </w:rPr>
          <w:t xml:space="preserve"> </w:t>
        </w:r>
      </w:ins>
    </w:p>
    <w:p w14:paraId="76ED7DC9" w14:textId="078A4DC3" w:rsidR="00EB603F" w:rsidRPr="00EB603F" w:rsidRDefault="00EB603F" w:rsidP="00EB603F">
      <w:pPr>
        <w:spacing w:before="240" w:after="80"/>
        <w:rPr>
          <w:ins w:id="753" w:author="Maximilian Goeppert" w:date="2026-05-05T12:37:00Z" w16du:dateUtc="2026-05-05T10:37:00Z"/>
          <w:sz w:val="24"/>
          <w:szCs w:val="24"/>
          <w:lang w:val="de-DE"/>
          <w:rPrChange w:id="754" w:author="Maximilian Goeppert" w:date="2026-05-05T12:38:00Z" w16du:dateUtc="2026-05-05T10:38:00Z">
            <w:rPr>
              <w:ins w:id="755" w:author="Maximilian Goeppert" w:date="2026-05-05T12:37:00Z" w16du:dateUtc="2026-05-05T10:37:00Z"/>
            </w:rPr>
          </w:rPrChange>
        </w:rPr>
        <w:pPrChange w:id="756" w:author="Maximilian Goeppert" w:date="2026-05-05T12:38:00Z" w16du:dateUtc="2026-05-05T10:38:00Z">
          <w:pPr/>
        </w:pPrChange>
      </w:pPr>
      <w:ins w:id="757" w:author="Maximilian Goeppert" w:date="2026-05-05T12:37:00Z" w16du:dateUtc="2026-05-05T10:37:00Z">
        <w:r w:rsidRPr="00EB603F">
          <w:rPr>
            <w:sz w:val="24"/>
            <w:szCs w:val="24"/>
            <w:lang w:val="de-DE"/>
            <w:rPrChange w:id="758" w:author="Maximilian Goeppert" w:date="2026-05-05T12:38:00Z" w16du:dateUtc="2026-05-05T10:38:00Z">
              <w:rPr/>
            </w:rPrChange>
          </w:rPr>
          <w:t>Gemeinsame Erarbeitung der Transaktionsstruktur, Beteiligungsverhältnisse und Rollenverteilung. Klare Vereinbarungen als Grundlage für eine langfristige Partnerschaft.</w:t>
        </w:r>
      </w:ins>
    </w:p>
    <w:p w14:paraId="1577B14B" w14:textId="77777777" w:rsidR="00EB603F" w:rsidRPr="00EB603F" w:rsidRDefault="00EB603F" w:rsidP="00EB603F">
      <w:pPr>
        <w:spacing w:before="240" w:after="80"/>
        <w:rPr>
          <w:ins w:id="759" w:author="Maximilian Goeppert" w:date="2026-05-05T12:38:00Z" w16du:dateUtc="2026-05-05T10:38:00Z"/>
          <w:b/>
          <w:bCs/>
          <w:sz w:val="24"/>
          <w:szCs w:val="24"/>
          <w:lang w:val="de-DE"/>
        </w:rPr>
      </w:pPr>
      <w:ins w:id="760" w:author="Maximilian Goeppert" w:date="2026-05-05T12:37:00Z" w16du:dateUtc="2026-05-05T10:37:00Z">
        <w:r w:rsidRPr="00F01FD6">
          <w:rPr>
            <w:b/>
            <w:bCs/>
            <w:sz w:val="24"/>
            <w:szCs w:val="24"/>
            <w:lang w:val="de-DE"/>
            <w:rPrChange w:id="761" w:author="Maximilian Goeppert" w:date="2026-05-05T12:38:00Z" w16du:dateUtc="2026-05-05T10:38:00Z">
              <w:rPr>
                <w:rStyle w:val="Strong"/>
              </w:rPr>
            </w:rPrChange>
          </w:rPr>
          <w:t>Phase 3 – Beteiligung &amp; Integration</w:t>
        </w:r>
        <w:r w:rsidRPr="00EB603F">
          <w:rPr>
            <w:b/>
            <w:bCs/>
            <w:sz w:val="24"/>
            <w:szCs w:val="24"/>
            <w:lang w:val="de-DE"/>
            <w:rPrChange w:id="762" w:author="Maximilian Goeppert" w:date="2026-05-05T12:38:00Z" w16du:dateUtc="2026-05-05T10:38:00Z">
              <w:rPr/>
            </w:rPrChange>
          </w:rPr>
          <w:t xml:space="preserve"> </w:t>
        </w:r>
      </w:ins>
    </w:p>
    <w:p w14:paraId="0FFF80CF" w14:textId="18C69610" w:rsidR="00EB603F" w:rsidRPr="00EB603F" w:rsidRDefault="00EB603F" w:rsidP="00EB603F">
      <w:pPr>
        <w:spacing w:before="240" w:after="80"/>
        <w:rPr>
          <w:ins w:id="763" w:author="Maximilian Goeppert" w:date="2026-05-05T12:37:00Z" w16du:dateUtc="2026-05-05T10:37:00Z"/>
          <w:sz w:val="24"/>
          <w:szCs w:val="24"/>
          <w:lang w:val="de-DE"/>
          <w:rPrChange w:id="764" w:author="Maximilian Goeppert" w:date="2026-05-05T12:38:00Z" w16du:dateUtc="2026-05-05T10:38:00Z">
            <w:rPr>
              <w:ins w:id="765" w:author="Maximilian Goeppert" w:date="2026-05-05T12:37:00Z" w16du:dateUtc="2026-05-05T10:37:00Z"/>
            </w:rPr>
          </w:rPrChange>
        </w:rPr>
        <w:pPrChange w:id="766" w:author="Maximilian Goeppert" w:date="2026-05-05T12:38:00Z" w16du:dateUtc="2026-05-05T10:38:00Z">
          <w:pPr/>
        </w:pPrChange>
      </w:pPr>
      <w:ins w:id="767" w:author="Maximilian Goeppert" w:date="2026-05-05T12:37:00Z" w16du:dateUtc="2026-05-05T10:37:00Z">
        <w:r w:rsidRPr="00EB603F">
          <w:rPr>
            <w:sz w:val="24"/>
            <w:szCs w:val="24"/>
            <w:lang w:val="de-DE"/>
            <w:rPrChange w:id="768" w:author="Maximilian Goeppert" w:date="2026-05-05T12:38:00Z" w16du:dateUtc="2026-05-05T10:38:00Z">
              <w:rPr/>
            </w:rPrChange>
          </w:rPr>
          <w:t>Onboarding in die Gruppe – entweder als Nukleus einer neuen Gruppe oder Einbringung in eine bestehende Plattform. Einführung unserer Technologieplattform und operativer Prozesse.</w:t>
        </w:r>
      </w:ins>
    </w:p>
    <w:p w14:paraId="56001BB9" w14:textId="77777777" w:rsidR="00EB603F" w:rsidRPr="00EB603F" w:rsidRDefault="00EB603F" w:rsidP="00EB603F">
      <w:pPr>
        <w:spacing w:before="240" w:after="80"/>
        <w:rPr>
          <w:ins w:id="769" w:author="Maximilian Goeppert" w:date="2026-05-05T12:38:00Z" w16du:dateUtc="2026-05-05T10:38:00Z"/>
          <w:b/>
          <w:bCs/>
          <w:sz w:val="24"/>
          <w:szCs w:val="24"/>
          <w:lang w:val="de-DE"/>
        </w:rPr>
      </w:pPr>
      <w:ins w:id="770" w:author="Maximilian Goeppert" w:date="2026-05-05T12:37:00Z" w16du:dateUtc="2026-05-05T10:37:00Z">
        <w:r w:rsidRPr="00F01FD6">
          <w:rPr>
            <w:b/>
            <w:bCs/>
            <w:sz w:val="24"/>
            <w:szCs w:val="24"/>
            <w:lang w:val="de-DE"/>
            <w:rPrChange w:id="771" w:author="Maximilian Goeppert" w:date="2026-05-05T12:38:00Z" w16du:dateUtc="2026-05-05T10:38:00Z">
              <w:rPr>
                <w:rStyle w:val="Strong"/>
              </w:rPr>
            </w:rPrChange>
          </w:rPr>
          <w:t>Phase 4 – Skalierung</w:t>
        </w:r>
        <w:r w:rsidRPr="00EB603F">
          <w:rPr>
            <w:b/>
            <w:bCs/>
            <w:sz w:val="24"/>
            <w:szCs w:val="24"/>
            <w:lang w:val="de-DE"/>
            <w:rPrChange w:id="772" w:author="Maximilian Goeppert" w:date="2026-05-05T12:38:00Z" w16du:dateUtc="2026-05-05T10:38:00Z">
              <w:rPr/>
            </w:rPrChange>
          </w:rPr>
          <w:t xml:space="preserve"> </w:t>
        </w:r>
      </w:ins>
    </w:p>
    <w:p w14:paraId="57FD312E" w14:textId="049B545D" w:rsidR="00EB603F" w:rsidRPr="00EB603F" w:rsidRDefault="00EB603F" w:rsidP="00EB603F">
      <w:pPr>
        <w:spacing w:before="240" w:after="80"/>
        <w:rPr>
          <w:ins w:id="773" w:author="Maximilian Goeppert" w:date="2026-05-05T12:37:00Z" w16du:dateUtc="2026-05-05T10:37:00Z"/>
          <w:sz w:val="24"/>
          <w:szCs w:val="24"/>
          <w:lang w:val="de-DE"/>
          <w:rPrChange w:id="774" w:author="Maximilian Goeppert" w:date="2026-05-05T12:38:00Z" w16du:dateUtc="2026-05-05T10:38:00Z">
            <w:rPr>
              <w:ins w:id="775" w:author="Maximilian Goeppert" w:date="2026-05-05T12:37:00Z" w16du:dateUtc="2026-05-05T10:37:00Z"/>
            </w:rPr>
          </w:rPrChange>
        </w:rPr>
        <w:pPrChange w:id="776" w:author="Maximilian Goeppert" w:date="2026-05-05T12:38:00Z" w16du:dateUtc="2026-05-05T10:38:00Z">
          <w:pPr/>
        </w:pPrChange>
      </w:pPr>
      <w:ins w:id="777" w:author="Maximilian Goeppert" w:date="2026-05-05T12:37:00Z" w16du:dateUtc="2026-05-05T10:37:00Z">
        <w:r w:rsidRPr="00EB603F">
          <w:rPr>
            <w:sz w:val="24"/>
            <w:szCs w:val="24"/>
            <w:lang w:val="de-DE"/>
            <w:rPrChange w:id="778" w:author="Maximilian Goeppert" w:date="2026-05-05T12:38:00Z" w16du:dateUtc="2026-05-05T10:38:00Z">
              <w:rPr/>
            </w:rPrChange>
          </w:rPr>
          <w:t>Gemeinsamer Aufbau der Gruppe durch gezielte Add-on-Akquisitionen, KI-Integration und Entwicklung zur führenden Plattform im Segment.</w:t>
        </w:r>
      </w:ins>
    </w:p>
    <w:p w14:paraId="459CACA3" w14:textId="77777777" w:rsidR="00EB603F" w:rsidRDefault="00EB603F" w:rsidP="005833B7">
      <w:pPr>
        <w:rPr>
          <w:ins w:id="779" w:author="Maximilian Goeppert" w:date="2026-05-05T12:37:00Z" w16du:dateUtc="2026-05-05T10:37:00Z"/>
          <w:b/>
          <w:bCs/>
          <w:color w:val="2E74B5"/>
          <w:sz w:val="26"/>
          <w:szCs w:val="26"/>
          <w:lang w:val="de-DE"/>
        </w:rPr>
      </w:pPr>
    </w:p>
    <w:p w14:paraId="36731175" w14:textId="77777777" w:rsidR="00EB603F" w:rsidRDefault="00EB603F" w:rsidP="005833B7">
      <w:pPr>
        <w:rPr>
          <w:ins w:id="780" w:author="Maximilian Goeppert" w:date="2026-05-05T12:37:00Z" w16du:dateUtc="2026-05-05T10:37:00Z"/>
          <w:b/>
          <w:bCs/>
          <w:color w:val="2E74B5"/>
          <w:sz w:val="26"/>
          <w:szCs w:val="26"/>
          <w:lang w:val="de-DE"/>
        </w:rPr>
      </w:pPr>
    </w:p>
    <w:p w14:paraId="6B52B1ED" w14:textId="3D16D29C" w:rsidR="004F2E50" w:rsidRDefault="000807D7" w:rsidP="005833B7">
      <w:pPr>
        <w:rPr>
          <w:ins w:id="781" w:author="Maximilian Goeppert" w:date="2026-05-05T12:38:00Z" w16du:dateUtc="2026-05-05T10:38:00Z"/>
          <w:b/>
          <w:bCs/>
          <w:color w:val="2E74B5"/>
          <w:sz w:val="26"/>
          <w:szCs w:val="26"/>
          <w:lang w:val="de-DE"/>
        </w:rPr>
        <w:pPrChange w:id="782" w:author="Maximilian Goeppert" w:date="2026-05-05T12:04:00Z" w16du:dateUtc="2026-05-05T10:04:00Z">
          <w:pPr>
            <w:spacing w:after="200"/>
          </w:pPr>
        </w:pPrChange>
      </w:pPr>
      <w:ins w:id="783" w:author="Amon Göppert" w:date="2026-05-04T15:59:00Z" w16du:dateUtc="2026-05-04T13:59:00Z">
        <w:r w:rsidRPr="001E5C44">
          <w:rPr>
            <w:b/>
            <w:bCs/>
            <w:color w:val="2E74B5"/>
            <w:sz w:val="26"/>
            <w:szCs w:val="26"/>
            <w:lang w:val="de-DE"/>
            <w:rPrChange w:id="784" w:author="Amon Göppert" w:date="2026-05-04T16:05:00Z" w16du:dateUtc="2026-05-04T14:05:00Z">
              <w:rPr>
                <w:b/>
                <w:bCs/>
                <w:sz w:val="40"/>
                <w:szCs w:val="40"/>
                <w:lang w:val="de-DE"/>
              </w:rPr>
            </w:rPrChange>
          </w:rPr>
          <w:t>Mehrwert</w:t>
        </w:r>
      </w:ins>
      <w:ins w:id="785" w:author="Amon Göppert" w:date="2026-05-04T16:06:00Z" w16du:dateUtc="2026-05-04T14:06:00Z">
        <w:r w:rsidR="008D73AA">
          <w:rPr>
            <w:b/>
            <w:bCs/>
            <w:color w:val="2E74B5"/>
            <w:sz w:val="26"/>
            <w:szCs w:val="26"/>
            <w:lang w:val="de-DE"/>
          </w:rPr>
          <w:t>e</w:t>
        </w:r>
      </w:ins>
      <w:ins w:id="786" w:author="Amon Göppert" w:date="2026-05-04T15:59:00Z" w16du:dateUtc="2026-05-04T13:59:00Z">
        <w:r w:rsidRPr="001E5C44">
          <w:rPr>
            <w:b/>
            <w:bCs/>
            <w:color w:val="2E74B5"/>
            <w:sz w:val="26"/>
            <w:szCs w:val="26"/>
            <w:lang w:val="de-DE"/>
            <w:rPrChange w:id="787" w:author="Amon Göppert" w:date="2026-05-04T16:05:00Z" w16du:dateUtc="2026-05-04T14:05:00Z">
              <w:rPr>
                <w:b/>
                <w:bCs/>
                <w:sz w:val="40"/>
                <w:szCs w:val="40"/>
                <w:lang w:val="de-DE"/>
              </w:rPr>
            </w:rPrChange>
          </w:rPr>
          <w:t xml:space="preserve"> einer </w:t>
        </w:r>
      </w:ins>
      <w:ins w:id="788" w:author="Amon Göppert" w:date="2026-05-04T16:06:00Z" w16du:dateUtc="2026-05-04T14:06:00Z">
        <w:r w:rsidR="008D73AA">
          <w:rPr>
            <w:b/>
            <w:bCs/>
            <w:color w:val="2E74B5"/>
            <w:sz w:val="26"/>
            <w:szCs w:val="26"/>
            <w:lang w:val="de-DE"/>
          </w:rPr>
          <w:t>Unternehmensgruppe</w:t>
        </w:r>
      </w:ins>
    </w:p>
    <w:p w14:paraId="2B3D2279" w14:textId="77777777" w:rsidR="00736053" w:rsidRDefault="00736053" w:rsidP="005833B7">
      <w:pPr>
        <w:rPr>
          <w:ins w:id="789" w:author="Maximilian Goeppert" w:date="2026-05-05T12:38:00Z" w16du:dateUtc="2026-05-05T10:38:00Z"/>
          <w:b/>
          <w:bCs/>
          <w:color w:val="2E74B5"/>
          <w:sz w:val="26"/>
          <w:szCs w:val="26"/>
          <w:lang w:val="de-DE"/>
        </w:rPr>
      </w:pPr>
    </w:p>
    <w:p w14:paraId="100D2242" w14:textId="3562FD52" w:rsidR="00736053" w:rsidRPr="00487635" w:rsidRDefault="00DB7464" w:rsidP="005833B7">
      <w:pPr>
        <w:rPr>
          <w:ins w:id="790" w:author="Amon Göppert" w:date="2026-05-04T09:24:00Z" w16du:dateUtc="2026-05-04T07:24:00Z"/>
          <w:lang w:val="de-DE"/>
        </w:rPr>
        <w:pPrChange w:id="791" w:author="Maximilian Goeppert" w:date="2026-05-05T12:04:00Z" w16du:dateUtc="2026-05-05T10:04:00Z">
          <w:pPr>
            <w:spacing w:after="200"/>
          </w:pPr>
        </w:pPrChange>
      </w:pPr>
      <w:ins w:id="792" w:author="Maximilian Goeppert" w:date="2026-05-05T12:46:00Z">
        <w:r w:rsidRPr="00DB7464">
          <w:rPr>
            <w:lang w:val="de-DE"/>
            <w:rPrChange w:id="793" w:author="Maximilian Goeppert" w:date="2026-05-05T12:46:00Z" w16du:dateUtc="2026-05-05T10:46:00Z">
              <w:rPr/>
            </w:rPrChange>
          </w:rPr>
          <w:t>Als Teil einer Unternehmensgruppe erschließen sich Märkte, Talente und Technologien, die für ein Einzelunternehmen schlicht nicht erreichbar wären – bei gleichzeitig geteilten Risiken, gemeinsamer Infrastruktur und der Schlagkraft einer Plattform.</w:t>
        </w:r>
      </w:ins>
    </w:p>
    <w:p w14:paraId="32CC9DA0" w14:textId="687F071C" w:rsidR="00495B36" w:rsidRPr="00495B36" w:rsidRDefault="008B160D" w:rsidP="00495B36">
      <w:pPr>
        <w:pStyle w:val="font-claude-response-body"/>
        <w:rPr>
          <w:ins w:id="794" w:author="Amon Göppert" w:date="2026-05-04T17:59:00Z" w16du:dateUtc="2026-05-04T15:59:00Z"/>
          <w:rFonts w:ascii="Arial" w:hAnsi="Arial" w:cs="Arial"/>
          <w:lang w:val="de-DE"/>
          <w:rPrChange w:id="795" w:author="Amon Göppert" w:date="2026-05-04T17:59:00Z" w16du:dateUtc="2026-05-04T15:59:00Z">
            <w:rPr>
              <w:ins w:id="796" w:author="Amon Göppert" w:date="2026-05-04T17:59:00Z" w16du:dateUtc="2026-05-04T15:59:00Z"/>
            </w:rPr>
          </w:rPrChange>
        </w:rPr>
      </w:pPr>
      <w:ins w:id="797" w:author="Amon Göppert" w:date="2026-05-04T18:00:00Z" w16du:dateUtc="2026-05-04T16:00:00Z">
        <w:r>
          <w:rPr>
            <w:rStyle w:val="Strong"/>
            <w:rFonts w:ascii="Arial" w:hAnsi="Arial" w:cs="Arial"/>
            <w:lang w:val="de-DE"/>
          </w:rPr>
          <w:t>A</w:t>
        </w:r>
      </w:ins>
      <w:ins w:id="798" w:author="Amon Göppert" w:date="2026-05-04T17:59:00Z" w16du:dateUtc="2026-05-04T15:59:00Z">
        <w:r w:rsidR="00495B36" w:rsidRPr="00495B36">
          <w:rPr>
            <w:rStyle w:val="Strong"/>
            <w:rFonts w:ascii="Arial" w:hAnsi="Arial" w:cs="Arial"/>
            <w:lang w:val="de-DE"/>
            <w:rPrChange w:id="799" w:author="Amon Göppert" w:date="2026-05-04T17:59:00Z" w16du:dateUtc="2026-05-04T15:59:00Z">
              <w:rPr>
                <w:rStyle w:val="Strong"/>
              </w:rPr>
            </w:rPrChange>
          </w:rPr>
          <w:t>ttraktiver Arbeitgeber</w:t>
        </w:r>
        <w:r w:rsidR="00495B36" w:rsidRPr="00495B36">
          <w:rPr>
            <w:rFonts w:ascii="Arial" w:hAnsi="Arial" w:cs="Arial"/>
            <w:lang w:val="de-DE"/>
            <w:rPrChange w:id="800" w:author="Amon Göppert" w:date="2026-05-04T17:59:00Z" w16du:dateUtc="2026-05-04T15:59:00Z">
              <w:rPr>
                <w:rFonts w:ascii="Arial" w:hAnsi="Arial" w:cs="Arial"/>
              </w:rPr>
            </w:rPrChange>
          </w:rPr>
          <w:br/>
        </w:r>
      </w:ins>
      <w:ins w:id="801" w:author="Amon Göppert" w:date="2026-05-04T18:14:00Z" w16du:dateUtc="2026-05-04T16:14:00Z">
        <w:r w:rsidR="004E0EBF">
          <w:rPr>
            <w:rFonts w:ascii="Arial" w:hAnsi="Arial" w:cs="Arial"/>
            <w:lang w:val="de-DE"/>
          </w:rPr>
          <w:t>D</w:t>
        </w:r>
        <w:r w:rsidR="004E0EBF" w:rsidRPr="004E0EBF">
          <w:rPr>
            <w:rFonts w:ascii="Arial" w:hAnsi="Arial" w:cs="Arial"/>
            <w:lang w:val="de-DE"/>
          </w:rPr>
          <w:t>urch eine attraktive Arbeitgebermarke</w:t>
        </w:r>
      </w:ins>
      <w:ins w:id="802" w:author="Amon Göppert" w:date="2026-05-04T17:59:00Z" w16du:dateUtc="2026-05-04T15:59:00Z">
        <w:r w:rsidR="00495B36" w:rsidRPr="00495B36">
          <w:rPr>
            <w:rFonts w:ascii="Arial" w:hAnsi="Arial" w:cs="Arial"/>
            <w:lang w:val="de-DE"/>
            <w:rPrChange w:id="803" w:author="Amon Göppert" w:date="2026-05-04T17:59:00Z" w16du:dateUtc="2026-05-04T15:59:00Z">
              <w:rPr/>
            </w:rPrChange>
          </w:rPr>
          <w:t xml:space="preserve">, moderne Technologien und </w:t>
        </w:r>
        <w:del w:id="804" w:author="Maximilian Goeppert" w:date="2026-05-05T12:39:00Z" w16du:dateUtc="2026-05-05T10:39:00Z">
          <w:r w:rsidR="00495B36" w:rsidRPr="00C71AB4" w:rsidDel="00DF6B96">
            <w:rPr>
              <w:rFonts w:ascii="Arial" w:hAnsi="Arial" w:cs="Arial"/>
              <w:lang w:val="de-DE"/>
              <w:rPrChange w:id="805" w:author="Maximilian Goeppert" w:date="2026-05-05T12:16:00Z" w16du:dateUtc="2026-05-05T10:16:00Z">
                <w:rPr/>
              </w:rPrChange>
            </w:rPr>
            <w:delText>E</w:delText>
          </w:r>
        </w:del>
      </w:ins>
      <w:ins w:id="806" w:author="Maximilian Goeppert" w:date="2026-05-05T12:39:00Z" w16du:dateUtc="2026-05-05T10:39:00Z">
        <w:r w:rsidR="00DF6B96">
          <w:rPr>
            <w:rFonts w:ascii="Arial" w:hAnsi="Arial" w:cs="Arial"/>
            <w:lang w:val="de-DE"/>
          </w:rPr>
          <w:t xml:space="preserve">   </w:t>
        </w:r>
        <w:r w:rsidR="00495B36">
          <w:rPr>
            <w:rFonts w:ascii="Arial" w:hAnsi="Arial" w:cs="Arial"/>
            <w:lang w:val="de-DE"/>
          </w:rPr>
          <w:t>E</w:t>
        </w:r>
      </w:ins>
      <w:ins w:id="807" w:author="Amon Göppert" w:date="2026-05-04T17:59:00Z" w16du:dateUtc="2026-05-04T15:59:00Z">
        <w:r w:rsidR="00495B36" w:rsidRPr="00495B36">
          <w:rPr>
            <w:rFonts w:ascii="Arial" w:hAnsi="Arial" w:cs="Arial"/>
            <w:lang w:val="de-DE"/>
            <w:rPrChange w:id="808" w:author="Amon Göppert" w:date="2026-05-04T17:59:00Z" w16du:dateUtc="2026-05-04T15:59:00Z">
              <w:rPr/>
            </w:rPrChange>
          </w:rPr>
          <w:t>ntwicklungsperspektiven über Standortgrenzen hinweg.</w:t>
        </w:r>
      </w:ins>
    </w:p>
    <w:p w14:paraId="6EC7CA3B" w14:textId="72162824" w:rsidR="00495B36" w:rsidRPr="00495B36" w:rsidRDefault="00495B36" w:rsidP="00495B36">
      <w:pPr>
        <w:pStyle w:val="font-claude-response-body"/>
        <w:rPr>
          <w:ins w:id="809" w:author="Amon Göppert" w:date="2026-05-04T17:59:00Z" w16du:dateUtc="2026-05-04T15:59:00Z"/>
          <w:rFonts w:ascii="Arial" w:hAnsi="Arial" w:cs="Arial"/>
          <w:lang w:val="de-DE"/>
          <w:rPrChange w:id="810" w:author="Amon Göppert" w:date="2026-05-04T17:59:00Z" w16du:dateUtc="2026-05-04T15:59:00Z">
            <w:rPr>
              <w:ins w:id="811" w:author="Amon Göppert" w:date="2026-05-04T17:59:00Z" w16du:dateUtc="2026-05-04T15:59:00Z"/>
            </w:rPr>
          </w:rPrChange>
        </w:rPr>
      </w:pPr>
      <w:ins w:id="812" w:author="Amon Göppert" w:date="2026-05-04T17:59:00Z" w16du:dateUtc="2026-05-04T15:59:00Z">
        <w:r w:rsidRPr="00495B36">
          <w:rPr>
            <w:rStyle w:val="Strong"/>
            <w:rFonts w:ascii="Arial" w:hAnsi="Arial" w:cs="Arial"/>
            <w:lang w:val="de-DE"/>
            <w:rPrChange w:id="813" w:author="Amon Göppert" w:date="2026-05-04T17:59:00Z" w16du:dateUtc="2026-05-04T15:59:00Z">
              <w:rPr>
                <w:rStyle w:val="Strong"/>
              </w:rPr>
            </w:rPrChange>
          </w:rPr>
          <w:t>Resiliente Strukturen</w:t>
        </w:r>
        <w:r w:rsidRPr="00495B36">
          <w:rPr>
            <w:rFonts w:ascii="Arial" w:hAnsi="Arial" w:cs="Arial"/>
            <w:lang w:val="de-DE"/>
            <w:rPrChange w:id="814" w:author="Amon Göppert" w:date="2026-05-04T17:59:00Z" w16du:dateUtc="2026-05-04T15:59:00Z">
              <w:rPr>
                <w:rFonts w:ascii="Arial" w:hAnsi="Arial" w:cs="Arial"/>
              </w:rPr>
            </w:rPrChange>
          </w:rPr>
          <w:br/>
        </w:r>
        <w:r w:rsidRPr="00495B36">
          <w:rPr>
            <w:rFonts w:ascii="Arial" w:hAnsi="Arial" w:cs="Arial"/>
            <w:lang w:val="de-DE"/>
            <w:rPrChange w:id="815" w:author="Amon Göppert" w:date="2026-05-04T17:59:00Z" w16du:dateUtc="2026-05-04T15:59:00Z">
              <w:rPr/>
            </w:rPrChange>
          </w:rPr>
          <w:t>Höhere Marktdiversifikation und ausgewogene Balance zwischen Endmärkten und Kapazitäten, ergänzt durch den Aufbau organisatorische</w:t>
        </w:r>
      </w:ins>
      <w:ins w:id="816" w:author="Amon Göppert" w:date="2026-05-04T18:00:00Z" w16du:dateUtc="2026-05-04T16:00:00Z">
        <w:r w:rsidR="008B160D">
          <w:rPr>
            <w:rFonts w:ascii="Arial" w:hAnsi="Arial" w:cs="Arial"/>
            <w:lang w:val="de-DE"/>
          </w:rPr>
          <w:t xml:space="preserve">r </w:t>
        </w:r>
      </w:ins>
      <w:ins w:id="817" w:author="Amon Göppert" w:date="2026-05-04T17:59:00Z" w16du:dateUtc="2026-05-04T15:59:00Z">
        <w:r w:rsidRPr="00495B36">
          <w:rPr>
            <w:rFonts w:ascii="Arial" w:hAnsi="Arial" w:cs="Arial"/>
            <w:lang w:val="de-DE"/>
            <w:rPrChange w:id="818" w:author="Amon Göppert" w:date="2026-05-04T17:59:00Z" w16du:dateUtc="2026-05-04T15:59:00Z">
              <w:rPr/>
            </w:rPrChange>
          </w:rPr>
          <w:t>Führungsebene</w:t>
        </w:r>
      </w:ins>
      <w:ins w:id="819" w:author="Amon Göppert" w:date="2026-05-04T18:00:00Z" w16du:dateUtc="2026-05-04T16:00:00Z">
        <w:r w:rsidR="008B160D">
          <w:rPr>
            <w:rFonts w:ascii="Arial" w:hAnsi="Arial" w:cs="Arial"/>
            <w:lang w:val="de-DE"/>
          </w:rPr>
          <w:t>n</w:t>
        </w:r>
      </w:ins>
      <w:ins w:id="820" w:author="Amon Göppert" w:date="2026-05-04T17:59:00Z" w16du:dateUtc="2026-05-04T15:59:00Z">
        <w:r w:rsidRPr="00495B36">
          <w:rPr>
            <w:rFonts w:ascii="Arial" w:hAnsi="Arial" w:cs="Arial"/>
            <w:lang w:val="de-DE"/>
            <w:rPrChange w:id="821" w:author="Amon Göppert" w:date="2026-05-04T17:59:00Z" w16du:dateUtc="2026-05-04T15:59:00Z">
              <w:rPr/>
            </w:rPrChange>
          </w:rPr>
          <w:t>.</w:t>
        </w:r>
      </w:ins>
    </w:p>
    <w:p w14:paraId="01A621BD" w14:textId="10FF9A58" w:rsidR="00495B36" w:rsidRPr="00495B36" w:rsidRDefault="00495B36" w:rsidP="00495B36">
      <w:pPr>
        <w:pStyle w:val="font-claude-response-body"/>
        <w:rPr>
          <w:ins w:id="822" w:author="Amon Göppert" w:date="2026-05-04T17:59:00Z" w16du:dateUtc="2026-05-04T15:59:00Z"/>
          <w:rFonts w:ascii="Arial" w:hAnsi="Arial" w:cs="Arial"/>
          <w:lang w:val="de-DE"/>
          <w:rPrChange w:id="823" w:author="Amon Göppert" w:date="2026-05-04T17:59:00Z" w16du:dateUtc="2026-05-04T15:59:00Z">
            <w:rPr>
              <w:ins w:id="824" w:author="Amon Göppert" w:date="2026-05-04T17:59:00Z" w16du:dateUtc="2026-05-04T15:59:00Z"/>
            </w:rPr>
          </w:rPrChange>
        </w:rPr>
      </w:pPr>
      <w:ins w:id="825" w:author="Amon Göppert" w:date="2026-05-04T17:59:00Z" w16du:dateUtc="2026-05-04T15:59:00Z">
        <w:r w:rsidRPr="00495B36">
          <w:rPr>
            <w:rStyle w:val="Strong"/>
            <w:rFonts w:ascii="Arial" w:hAnsi="Arial" w:cs="Arial"/>
            <w:lang w:val="de-DE"/>
            <w:rPrChange w:id="826" w:author="Amon Göppert" w:date="2026-05-04T17:59:00Z" w16du:dateUtc="2026-05-04T15:59:00Z">
              <w:rPr>
                <w:rStyle w:val="Strong"/>
              </w:rPr>
            </w:rPrChange>
          </w:rPr>
          <w:t>Neue Technologien</w:t>
        </w:r>
        <w:r w:rsidRPr="00495B36">
          <w:rPr>
            <w:rFonts w:ascii="Arial" w:hAnsi="Arial" w:cs="Arial"/>
            <w:lang w:val="de-DE"/>
            <w:rPrChange w:id="827" w:author="Amon Göppert" w:date="2026-05-04T17:59:00Z" w16du:dateUtc="2026-05-04T15:59:00Z">
              <w:rPr>
                <w:rFonts w:ascii="Arial" w:hAnsi="Arial" w:cs="Arial"/>
              </w:rPr>
            </w:rPrChange>
          </w:rPr>
          <w:br/>
        </w:r>
        <w:r w:rsidRPr="00495B36">
          <w:rPr>
            <w:rFonts w:ascii="Arial" w:hAnsi="Arial" w:cs="Arial"/>
            <w:lang w:val="de-DE"/>
            <w:rPrChange w:id="828" w:author="Amon Göppert" w:date="2026-05-04T17:59:00Z" w16du:dateUtc="2026-05-04T15:59:00Z">
              <w:rPr/>
            </w:rPrChange>
          </w:rPr>
          <w:t xml:space="preserve">Gezielte Investitionen in </w:t>
        </w:r>
        <w:r w:rsidR="005B6ADC">
          <w:rPr>
            <w:rFonts w:ascii="Arial" w:hAnsi="Arial" w:cs="Arial"/>
            <w:lang w:val="de-DE"/>
          </w:rPr>
          <w:t>Tools, KI-</w:t>
        </w:r>
        <w:r w:rsidRPr="00495B36">
          <w:rPr>
            <w:rFonts w:ascii="Arial" w:hAnsi="Arial" w:cs="Arial"/>
            <w:lang w:val="de-DE"/>
            <w:rPrChange w:id="829" w:author="Amon Göppert" w:date="2026-05-04T17:59:00Z" w16du:dateUtc="2026-05-04T15:59:00Z">
              <w:rPr/>
            </w:rPrChange>
          </w:rPr>
          <w:t>Innovation und Digitalisierung sowie zentrale Teams, die neue Technologien gruppenweit verfügbar machen.</w:t>
        </w:r>
      </w:ins>
    </w:p>
    <w:p w14:paraId="5D68FD24" w14:textId="7D05935F" w:rsidR="00495B36" w:rsidRPr="005B6ADC" w:rsidRDefault="00495B36" w:rsidP="00495B36">
      <w:pPr>
        <w:pStyle w:val="font-claude-response-body"/>
        <w:rPr>
          <w:ins w:id="830" w:author="Amon Göppert" w:date="2026-05-04T17:59:00Z" w16du:dateUtc="2026-05-04T15:59:00Z"/>
          <w:rFonts w:ascii="Arial" w:hAnsi="Arial" w:cs="Arial"/>
          <w:lang w:val="de-DE"/>
          <w:rPrChange w:id="831" w:author="Amon Göppert" w:date="2026-05-04T17:59:00Z" w16du:dateUtc="2026-05-04T15:59:00Z">
            <w:rPr>
              <w:ins w:id="832" w:author="Amon Göppert" w:date="2026-05-04T17:59:00Z" w16du:dateUtc="2026-05-04T15:59:00Z"/>
            </w:rPr>
          </w:rPrChange>
        </w:rPr>
      </w:pPr>
      <w:ins w:id="833" w:author="Amon Göppert" w:date="2026-05-04T17:59:00Z" w16du:dateUtc="2026-05-04T15:59:00Z">
        <w:r w:rsidRPr="005B6ADC">
          <w:rPr>
            <w:rStyle w:val="Strong"/>
            <w:rFonts w:ascii="Arial" w:hAnsi="Arial" w:cs="Arial"/>
            <w:lang w:val="de-DE"/>
            <w:rPrChange w:id="834" w:author="Amon Göppert" w:date="2026-05-04T17:59:00Z" w16du:dateUtc="2026-05-04T15:59:00Z">
              <w:rPr>
                <w:rStyle w:val="Strong"/>
              </w:rPr>
            </w:rPrChange>
          </w:rPr>
          <w:t>Marktzugänge</w:t>
        </w:r>
        <w:r w:rsidR="005B6ADC">
          <w:rPr>
            <w:rStyle w:val="Strong"/>
            <w:rFonts w:ascii="Arial" w:hAnsi="Arial" w:cs="Arial"/>
            <w:lang w:val="de-DE"/>
          </w:rPr>
          <w:br/>
        </w:r>
        <w:del w:id="835" w:author="Maximilian Goeppert" w:date="2026-05-05T12:39:00Z" w16du:dateUtc="2026-05-05T10:39:00Z">
          <w:r w:rsidRPr="005B6ADC">
            <w:rPr>
              <w:rFonts w:ascii="Arial" w:hAnsi="Arial" w:cs="Arial"/>
              <w:lang w:val="de-DE"/>
              <w:rPrChange w:id="836" w:author="Amon Göppert" w:date="2026-05-04T17:59:00Z" w16du:dateUtc="2026-05-04T15:59:00Z">
                <w:rPr/>
              </w:rPrChange>
            </w:rPr>
            <w:delText>Zugang zu Großprojekten und Ausschreibungen, die spezifische Kapazitäten, Zertifizierungen und Referenzen voraussetzen.</w:delText>
          </w:r>
        </w:del>
      </w:ins>
      <w:ins w:id="837" w:author="Maximilian Goeppert" w:date="2026-05-05T12:39:00Z" w16du:dateUtc="2026-05-05T10:39:00Z">
        <w:r w:rsidR="00DF6B96">
          <w:rPr>
            <w:rFonts w:ascii="Arial" w:hAnsi="Arial" w:cs="Arial"/>
            <w:lang w:val="de-DE"/>
          </w:rPr>
          <w:t xml:space="preserve">Zugang als Gruppe zu neuen Kunden oder Projekten sowie Aufbau gemeinsamer Referenzen </w:t>
        </w:r>
      </w:ins>
      <w:ins w:id="838" w:author="Maximilian Goeppert" w:date="2026-05-05T12:40:00Z" w16du:dateUtc="2026-05-05T10:40:00Z">
        <w:r w:rsidR="00B00F84">
          <w:rPr>
            <w:rFonts w:ascii="Arial" w:hAnsi="Arial" w:cs="Arial"/>
            <w:lang w:val="de-DE"/>
          </w:rPr>
          <w:t xml:space="preserve">und </w:t>
        </w:r>
        <w:r w:rsidR="00440EB2">
          <w:rPr>
            <w:rFonts w:ascii="Arial" w:hAnsi="Arial" w:cs="Arial"/>
            <w:lang w:val="de-DE"/>
          </w:rPr>
          <w:t>Wissensdaten</w:t>
        </w:r>
        <w:r w:rsidR="00223B40">
          <w:rPr>
            <w:rFonts w:ascii="Arial" w:hAnsi="Arial" w:cs="Arial"/>
            <w:lang w:val="de-DE"/>
          </w:rPr>
          <w:t>.</w:t>
        </w:r>
      </w:ins>
    </w:p>
    <w:p w14:paraId="5281D9CB" w14:textId="77777777" w:rsidR="00D948F2" w:rsidRPr="00D948F2" w:rsidRDefault="008D4329" w:rsidP="00D948F2">
      <w:pPr>
        <w:pStyle w:val="font-claude-response-body"/>
        <w:rPr>
          <w:ins w:id="839" w:author="Maximilian Goeppert" w:date="2026-05-05T15:07:00Z" w16du:dateUtc="2026-05-05T13:07:00Z"/>
          <w:lang w:val="de-DE"/>
          <w:rPrChange w:id="840" w:author="Maximilian Goeppert" w:date="2026-05-05T15:07:00Z" w16du:dateUtc="2026-05-05T13:07:00Z">
            <w:rPr>
              <w:ins w:id="841" w:author="Maximilian Goeppert" w:date="2026-05-05T15:07:00Z" w16du:dateUtc="2026-05-05T13:07:00Z"/>
            </w:rPr>
          </w:rPrChange>
        </w:rPr>
      </w:pPr>
      <w:ins w:id="842" w:author="Amon Göppert" w:date="2026-05-04T16:01:00Z" w16du:dateUtc="2026-05-04T14:01:00Z">
        <w:r w:rsidRPr="008D4329">
          <w:rPr>
            <w:b/>
            <w:bCs/>
            <w:lang w:val="de-DE"/>
            <w:rPrChange w:id="843" w:author="Amon Göppert" w:date="2026-05-04T16:01:00Z" w16du:dateUtc="2026-05-04T14:01:00Z">
              <w:rPr>
                <w:lang w:val="de-DE"/>
              </w:rPr>
            </w:rPrChange>
          </w:rPr>
          <w:br/>
        </w:r>
      </w:ins>
      <w:ins w:id="844" w:author="Maximilian Goeppert" w:date="2026-05-05T15:07:00Z" w16du:dateUtc="2026-05-05T13:07:00Z">
        <w:r w:rsidR="00D948F2" w:rsidRPr="00D948F2">
          <w:rPr>
            <w:rStyle w:val="Strong"/>
            <w:lang w:val="de-DE"/>
            <w:rPrChange w:id="845" w:author="Maximilian Goeppert" w:date="2026-05-05T15:07:00Z" w16du:dateUtc="2026-05-05T13:07:00Z">
              <w:rPr>
                <w:rStyle w:val="Strong"/>
              </w:rPr>
            </w:rPrChange>
          </w:rPr>
          <w:t>Arbeitgeberqualität als Wettbewerbsfaktor</w:t>
        </w:r>
        <w:r w:rsidR="00D948F2" w:rsidRPr="00D948F2">
          <w:rPr>
            <w:lang w:val="de-DE"/>
            <w:rPrChange w:id="846" w:author="Maximilian Goeppert" w:date="2026-05-05T15:07:00Z" w16du:dateUtc="2026-05-05T13:07:00Z">
              <w:rPr/>
            </w:rPrChange>
          </w:rPr>
          <w:t xml:space="preserve"> </w:t>
        </w:r>
      </w:ins>
    </w:p>
    <w:p w14:paraId="2B31D530" w14:textId="0C13110D" w:rsidR="00D948F2" w:rsidRPr="00D948F2" w:rsidRDefault="00D948F2" w:rsidP="00D948F2">
      <w:pPr>
        <w:pStyle w:val="font-claude-response-body"/>
        <w:rPr>
          <w:ins w:id="847" w:author="Maximilian Goeppert" w:date="2026-05-05T15:07:00Z" w16du:dateUtc="2026-05-05T13:07:00Z"/>
          <w:lang w:val="de-DE"/>
          <w:rPrChange w:id="848" w:author="Maximilian Goeppert" w:date="2026-05-05T15:07:00Z" w16du:dateUtc="2026-05-05T13:07:00Z">
            <w:rPr>
              <w:ins w:id="849" w:author="Maximilian Goeppert" w:date="2026-05-05T15:07:00Z" w16du:dateUtc="2026-05-05T13:07:00Z"/>
            </w:rPr>
          </w:rPrChange>
        </w:rPr>
      </w:pPr>
      <w:ins w:id="850" w:author="Maximilian Goeppert" w:date="2026-05-05T15:07:00Z" w16du:dateUtc="2026-05-05T13:07:00Z">
        <w:r w:rsidRPr="00D948F2">
          <w:rPr>
            <w:lang w:val="de-DE"/>
            <w:rPrChange w:id="851" w:author="Maximilian Goeppert" w:date="2026-05-05T15:07:00Z" w16du:dateUtc="2026-05-05T13:07:00Z">
              <w:rPr/>
            </w:rPrChange>
          </w:rPr>
          <w:t>Weiterbildung, Führungskultur und Entwicklungsperspektiven sind keine Zusatzleistungen – sie entscheiden darüber, wer die besten Mitarbeiter gewinnt und hält.</w:t>
        </w:r>
      </w:ins>
    </w:p>
    <w:p w14:paraId="1EB4665D" w14:textId="77777777" w:rsidR="00D948F2" w:rsidRDefault="00D948F2" w:rsidP="00D948F2">
      <w:pPr>
        <w:pStyle w:val="font-claude-response-body"/>
        <w:rPr>
          <w:ins w:id="852" w:author="Maximilian Goeppert" w:date="2026-05-05T15:07:00Z" w16du:dateUtc="2026-05-05T13:07:00Z"/>
          <w:lang w:val="de-DE"/>
        </w:rPr>
      </w:pPr>
      <w:ins w:id="853" w:author="Maximilian Goeppert" w:date="2026-05-05T15:07:00Z" w16du:dateUtc="2026-05-05T13:07:00Z">
        <w:r w:rsidRPr="00D948F2">
          <w:rPr>
            <w:rStyle w:val="Strong"/>
            <w:lang w:val="de-DE"/>
            <w:rPrChange w:id="854" w:author="Maximilian Goeppert" w:date="2026-05-05T15:07:00Z" w16du:dateUtc="2026-05-05T13:07:00Z">
              <w:rPr>
                <w:rStyle w:val="Strong"/>
              </w:rPr>
            </w:rPrChange>
          </w:rPr>
          <w:t>Ressourceneffizienz mit messbarem Ergebnis</w:t>
        </w:r>
        <w:r w:rsidRPr="00D948F2">
          <w:rPr>
            <w:lang w:val="de-DE"/>
            <w:rPrChange w:id="855" w:author="Maximilian Goeppert" w:date="2026-05-05T15:07:00Z" w16du:dateUtc="2026-05-05T13:07:00Z">
              <w:rPr/>
            </w:rPrChange>
          </w:rPr>
          <w:t xml:space="preserve"> </w:t>
        </w:r>
      </w:ins>
    </w:p>
    <w:p w14:paraId="31CC52CD" w14:textId="4D67B5C0" w:rsidR="00D948F2" w:rsidRPr="00D948F2" w:rsidRDefault="00D948F2" w:rsidP="00D948F2">
      <w:pPr>
        <w:pStyle w:val="font-claude-response-body"/>
        <w:rPr>
          <w:ins w:id="856" w:author="Maximilian Goeppert" w:date="2026-05-05T15:07:00Z" w16du:dateUtc="2026-05-05T13:07:00Z"/>
          <w:lang w:val="de-DE"/>
          <w:rPrChange w:id="857" w:author="Maximilian Goeppert" w:date="2026-05-05T15:07:00Z" w16du:dateUtc="2026-05-05T13:07:00Z">
            <w:rPr>
              <w:ins w:id="858" w:author="Maximilian Goeppert" w:date="2026-05-05T15:07:00Z" w16du:dateUtc="2026-05-05T13:07:00Z"/>
            </w:rPr>
          </w:rPrChange>
        </w:rPr>
      </w:pPr>
      <w:ins w:id="859" w:author="Maximilian Goeppert" w:date="2026-05-05T15:07:00Z" w16du:dateUtc="2026-05-05T13:07:00Z">
        <w:r w:rsidRPr="00D948F2">
          <w:rPr>
            <w:lang w:val="de-DE"/>
            <w:rPrChange w:id="860" w:author="Maximilian Goeppert" w:date="2026-05-05T15:07:00Z" w16du:dateUtc="2026-05-05T13:07:00Z">
              <w:rPr/>
            </w:rPrChange>
          </w:rPr>
          <w:t>Energieeffizienz und Dekarbonisierung werden in operative Unternehmensziele übersetzt – mit direkter Wirkung auf Kostenstruktur und Wettbewerbsfähigkeit.</w:t>
        </w:r>
      </w:ins>
    </w:p>
    <w:p w14:paraId="0ED48EAA" w14:textId="77777777" w:rsidR="00031D1E" w:rsidRDefault="00D948F2" w:rsidP="00D948F2">
      <w:pPr>
        <w:pStyle w:val="font-claude-response-body"/>
        <w:rPr>
          <w:ins w:id="861" w:author="Maximilian Goeppert" w:date="2026-05-05T15:07:00Z" w16du:dateUtc="2026-05-05T13:07:00Z"/>
          <w:lang w:val="de-DE"/>
        </w:rPr>
      </w:pPr>
      <w:ins w:id="862" w:author="Maximilian Goeppert" w:date="2026-05-05T15:07:00Z" w16du:dateUtc="2026-05-05T13:07:00Z">
        <w:r w:rsidRPr="00D948F2">
          <w:rPr>
            <w:rStyle w:val="Strong"/>
            <w:lang w:val="de-DE"/>
            <w:rPrChange w:id="863" w:author="Maximilian Goeppert" w:date="2026-05-05T15:07:00Z" w16du:dateUtc="2026-05-05T13:07:00Z">
              <w:rPr>
                <w:rStyle w:val="Strong"/>
              </w:rPr>
            </w:rPrChange>
          </w:rPr>
          <w:t>Transparenz als Grundlage</w:t>
        </w:r>
        <w:r w:rsidRPr="00D948F2">
          <w:rPr>
            <w:lang w:val="de-DE"/>
            <w:rPrChange w:id="864" w:author="Maximilian Goeppert" w:date="2026-05-05T15:07:00Z" w16du:dateUtc="2026-05-05T13:07:00Z">
              <w:rPr/>
            </w:rPrChange>
          </w:rPr>
          <w:t xml:space="preserve"> </w:t>
        </w:r>
      </w:ins>
    </w:p>
    <w:p w14:paraId="06915D70" w14:textId="388715C2" w:rsidR="00D948F2" w:rsidRPr="00D948F2" w:rsidRDefault="00D948F2" w:rsidP="00D948F2">
      <w:pPr>
        <w:pStyle w:val="font-claude-response-body"/>
        <w:rPr>
          <w:ins w:id="865" w:author="Maximilian Goeppert" w:date="2026-05-05T15:07:00Z" w16du:dateUtc="2026-05-05T13:07:00Z"/>
          <w:lang w:val="de-DE"/>
          <w:rPrChange w:id="866" w:author="Maximilian Goeppert" w:date="2026-05-05T15:07:00Z" w16du:dateUtc="2026-05-05T13:07:00Z">
            <w:rPr>
              <w:ins w:id="867" w:author="Maximilian Goeppert" w:date="2026-05-05T15:07:00Z" w16du:dateUtc="2026-05-05T13:07:00Z"/>
            </w:rPr>
          </w:rPrChange>
        </w:rPr>
      </w:pPr>
      <w:ins w:id="868" w:author="Maximilian Goeppert" w:date="2026-05-05T15:07:00Z" w16du:dateUtc="2026-05-05T13:07:00Z">
        <w:r w:rsidRPr="00D948F2">
          <w:rPr>
            <w:lang w:val="de-DE"/>
            <w:rPrChange w:id="869" w:author="Maximilian Goeppert" w:date="2026-05-05T15:07:00Z" w16du:dateUtc="2026-05-05T13:07:00Z">
              <w:rPr/>
            </w:rPrChange>
          </w:rPr>
          <w:t>Wer seine Wirkung nicht messen kann, kann sie nicht steuern – systematische</w:t>
        </w:r>
        <w:r>
          <w:rPr>
            <w:lang w:val="de-DE"/>
          </w:rPr>
          <w:t xml:space="preserve"> ESG</w:t>
        </w:r>
        <w:r w:rsidR="006935EE">
          <w:rPr>
            <w:lang w:val="de-DE"/>
          </w:rPr>
          <w:t xml:space="preserve"> Analysen</w:t>
        </w:r>
        <w:r w:rsidRPr="00D948F2">
          <w:rPr>
            <w:lang w:val="de-DE"/>
            <w:rPrChange w:id="870" w:author="Maximilian Goeppert" w:date="2026-05-05T15:07:00Z" w16du:dateUtc="2026-05-05T13:07:00Z">
              <w:rPr/>
            </w:rPrChange>
          </w:rPr>
          <w:t xml:space="preserve"> </w:t>
        </w:r>
        <w:r w:rsidR="006935EE">
          <w:rPr>
            <w:lang w:val="de-DE"/>
          </w:rPr>
          <w:t>schaffen</w:t>
        </w:r>
        <w:r w:rsidRPr="00D948F2">
          <w:rPr>
            <w:lang w:val="de-DE"/>
            <w:rPrChange w:id="871" w:author="Maximilian Goeppert" w:date="2026-05-05T15:07:00Z" w16du:dateUtc="2026-05-05T13:07:00Z">
              <w:rPr/>
            </w:rPrChange>
          </w:rPr>
          <w:t xml:space="preserve"> die Basis für fundierte Entscheidungen auf allen Ebenen.</w:t>
        </w:r>
      </w:ins>
    </w:p>
    <w:p w14:paraId="1C97AA9D" w14:textId="77777777" w:rsidR="00031D1E" w:rsidRDefault="00D948F2" w:rsidP="00D948F2">
      <w:pPr>
        <w:pStyle w:val="font-claude-response-body"/>
        <w:rPr>
          <w:ins w:id="872" w:author="Maximilian Goeppert" w:date="2026-05-05T15:07:00Z" w16du:dateUtc="2026-05-05T13:07:00Z"/>
          <w:lang w:val="de-DE"/>
        </w:rPr>
      </w:pPr>
      <w:ins w:id="873" w:author="Maximilian Goeppert" w:date="2026-05-05T15:07:00Z" w16du:dateUtc="2026-05-05T13:07:00Z">
        <w:r w:rsidRPr="00D948F2">
          <w:rPr>
            <w:rStyle w:val="Strong"/>
            <w:lang w:val="de-DE"/>
            <w:rPrChange w:id="874" w:author="Maximilian Goeppert" w:date="2026-05-05T15:07:00Z" w16du:dateUtc="2026-05-05T13:07:00Z">
              <w:rPr>
                <w:rStyle w:val="Strong"/>
              </w:rPr>
            </w:rPrChange>
          </w:rPr>
          <w:t>Nachhaltigkeit als Chance</w:t>
        </w:r>
        <w:r w:rsidRPr="00D948F2">
          <w:rPr>
            <w:lang w:val="de-DE"/>
            <w:rPrChange w:id="875" w:author="Maximilian Goeppert" w:date="2026-05-05T15:07:00Z" w16du:dateUtc="2026-05-05T13:07:00Z">
              <w:rPr/>
            </w:rPrChange>
          </w:rPr>
          <w:t xml:space="preserve"> </w:t>
        </w:r>
      </w:ins>
    </w:p>
    <w:p w14:paraId="11BA58CC" w14:textId="428C54A2" w:rsidR="00D948F2" w:rsidRPr="00D948F2" w:rsidRDefault="00D948F2" w:rsidP="00D948F2">
      <w:pPr>
        <w:pStyle w:val="font-claude-response-body"/>
        <w:rPr>
          <w:ins w:id="876" w:author="Maximilian Goeppert" w:date="2026-05-05T15:07:00Z" w16du:dateUtc="2026-05-05T13:07:00Z"/>
          <w:lang w:val="de-DE"/>
          <w:rPrChange w:id="877" w:author="Maximilian Goeppert" w:date="2026-05-05T15:07:00Z" w16du:dateUtc="2026-05-05T13:07:00Z">
            <w:rPr>
              <w:ins w:id="878" w:author="Maximilian Goeppert" w:date="2026-05-05T15:07:00Z" w16du:dateUtc="2026-05-05T13:07:00Z"/>
            </w:rPr>
          </w:rPrChange>
        </w:rPr>
      </w:pPr>
      <w:ins w:id="879" w:author="Maximilian Goeppert" w:date="2026-05-05T15:07:00Z" w16du:dateUtc="2026-05-05T13:07:00Z">
        <w:r w:rsidRPr="00D948F2">
          <w:rPr>
            <w:lang w:val="de-DE"/>
            <w:rPrChange w:id="880" w:author="Maximilian Goeppert" w:date="2026-05-05T15:07:00Z" w16du:dateUtc="2026-05-05T13:07:00Z">
              <w:rPr/>
            </w:rPrChange>
          </w:rPr>
          <w:t>Nachhaltig aufgestellte Unternehmen sind resilientere Unternehmen. Wer heute in Strukturen, Menschen und Umwelt investiert, schafft die Voraussetzungen für langfristige Stabilität.</w:t>
        </w:r>
      </w:ins>
    </w:p>
    <w:p w14:paraId="1CC232A3" w14:textId="34ED4C0C" w:rsidR="002E42BF" w:rsidRPr="009A73C2" w:rsidDel="009A73C2" w:rsidRDefault="00BE7304">
      <w:pPr>
        <w:pStyle w:val="ListParagraph"/>
        <w:spacing w:after="200"/>
        <w:rPr>
          <w:del w:id="881" w:author="Amon Göppert" w:date="2026-05-04T17:13:00Z" w16du:dateUtc="2026-05-04T15:13:00Z"/>
          <w:b/>
          <w:bCs/>
          <w:color w:val="2E74B5"/>
          <w:sz w:val="40"/>
          <w:szCs w:val="40"/>
          <w:lang w:val="de-DE"/>
          <w:rPrChange w:id="882" w:author="Amon Göppert" w:date="2026-05-04T17:13:00Z" w16du:dateUtc="2026-05-04T15:13:00Z">
            <w:rPr>
              <w:del w:id="883" w:author="Amon Göppert" w:date="2026-05-04T17:13:00Z" w16du:dateUtc="2026-05-04T15:13:00Z"/>
              <w:lang w:val="de-DE"/>
            </w:rPr>
          </w:rPrChange>
        </w:rPr>
        <w:pPrChange w:id="884" w:author="Amon Göppert" w:date="2026-05-04T17:13:00Z" w16du:dateUtc="2026-05-04T15:13:00Z">
          <w:pPr>
            <w:spacing w:after="200"/>
          </w:pPr>
        </w:pPrChange>
      </w:pPr>
      <w:del w:id="885" w:author="Amon Göppert" w:date="2026-05-04T16:09:00Z" w16du:dateUtc="2026-05-04T14:09:00Z">
        <w:r w:rsidRPr="009A73C2" w:rsidDel="00CE560A">
          <w:rPr>
            <w:b/>
            <w:bCs/>
            <w:color w:val="2E74B5"/>
            <w:sz w:val="40"/>
            <w:szCs w:val="40"/>
            <w:lang w:val="de-DE"/>
            <w:rPrChange w:id="886" w:author="Amon Göppert" w:date="2026-05-04T17:13:00Z" w16du:dateUtc="2026-05-04T15:13:00Z">
              <w:rPr>
                <w:b/>
                <w:bCs/>
                <w:sz w:val="40"/>
                <w:szCs w:val="40"/>
                <w:lang w:val="de-DE"/>
              </w:rPr>
            </w:rPrChange>
          </w:rPr>
          <w:delText>Digitalisierung &amp; Wertsteigerung</w:delText>
        </w:r>
      </w:del>
    </w:p>
    <w:p w14:paraId="4ABEA1A3" w14:textId="32786104" w:rsidR="00A773C9" w:rsidRPr="009A73C2" w:rsidRDefault="00A773C9">
      <w:pPr>
        <w:pStyle w:val="ListParagraph"/>
        <w:pBdr>
          <w:bottom w:val="single" w:sz="4" w:space="1" w:color="DDDDDD"/>
        </w:pBdr>
        <w:spacing w:before="200" w:after="200"/>
        <w:rPr>
          <w:ins w:id="887" w:author="Amon Göppert" w:date="2026-05-04T16:59:00Z" w16du:dateUtc="2026-05-04T14:59:00Z"/>
          <w:del w:id="888" w:author="Maximilian Goeppert" w:date="2026-05-05T15:07:00Z" w16du:dateUtc="2026-05-05T13:07:00Z"/>
          <w:b/>
          <w:bCs/>
          <w:sz w:val="40"/>
          <w:szCs w:val="40"/>
          <w:lang w:val="de-DE"/>
          <w:rPrChange w:id="889" w:author="Amon Göppert" w:date="2026-05-04T17:13:00Z" w16du:dateUtc="2026-05-04T15:13:00Z">
            <w:rPr>
              <w:ins w:id="890" w:author="Amon Göppert" w:date="2026-05-04T16:59:00Z" w16du:dateUtc="2026-05-04T14:59:00Z"/>
              <w:del w:id="891" w:author="Maximilian Goeppert" w:date="2026-05-05T15:07:00Z" w16du:dateUtc="2026-05-05T13:07:00Z"/>
              <w:lang w:val="de-DE"/>
            </w:rPr>
          </w:rPrChange>
        </w:rPr>
        <w:pPrChange w:id="892" w:author="Amon Göppert" w:date="2026-05-04T17:13:00Z" w16du:dateUtc="2026-05-04T15:13:00Z">
          <w:pPr>
            <w:pBdr>
              <w:bottom w:val="single" w:sz="4" w:space="1" w:color="DDDDDD"/>
            </w:pBdr>
            <w:spacing w:before="200" w:after="200"/>
          </w:pPr>
        </w:pPrChange>
      </w:pPr>
      <w:bookmarkStart w:id="893" w:name="OLE_LINK1"/>
      <w:ins w:id="894" w:author="Amon Göppert" w:date="2026-05-04T16:59:00Z" w16du:dateUtc="2026-05-04T14:59:00Z">
        <w:del w:id="895" w:author="Maximilian Goeppert" w:date="2026-05-05T09:20:00Z" w16du:dateUtc="2026-05-05T07:20:00Z">
          <w:r w:rsidRPr="00C815CE" w:rsidDel="008959A9">
            <w:rPr>
              <w:b/>
              <w:bCs/>
              <w:color w:val="2E74B5"/>
              <w:sz w:val="40"/>
              <w:szCs w:val="40"/>
              <w:highlight w:val="yellow"/>
              <w:lang w:val="de-DE"/>
              <w:rPrChange w:id="896" w:author="Maximilian Goeppert" w:date="2026-05-05T09:21:00Z" w16du:dateUtc="2026-05-05T07:21:00Z">
                <w:rPr>
                  <w:lang w:val="de-DE"/>
                </w:rPr>
              </w:rPrChange>
            </w:rPr>
            <w:delText>Umsetzung von Nachhaltigkeit &amp; ESG</w:delText>
          </w:r>
        </w:del>
      </w:ins>
    </w:p>
    <w:p w14:paraId="0E4BD8AA" w14:textId="2604B008" w:rsidR="00A773C9" w:rsidRPr="004B07EB" w:rsidRDefault="00653D4E" w:rsidP="00D948F2">
      <w:pPr>
        <w:pStyle w:val="ListParagraph"/>
        <w:pBdr>
          <w:bottom w:val="single" w:sz="4" w:space="1" w:color="DDDDDD"/>
        </w:pBdr>
        <w:spacing w:before="200" w:after="200"/>
        <w:rPr>
          <w:ins w:id="897" w:author="Amon Göppert" w:date="2026-05-04T16:59:00Z" w16du:dateUtc="2026-05-04T14:59:00Z"/>
          <w:del w:id="898" w:author="Maximilian Goeppert" w:date="2026-05-05T12:54:00Z" w16du:dateUtc="2026-05-05T10:54:00Z"/>
          <w:b/>
          <w:bCs/>
          <w:lang w:val="de-DE"/>
          <w:rPrChange w:id="899" w:author="Amon Göppert" w:date="2026-05-04T17:03:00Z" w16du:dateUtc="2026-05-04T15:03:00Z">
            <w:rPr>
              <w:ins w:id="900" w:author="Amon Göppert" w:date="2026-05-04T16:59:00Z" w16du:dateUtc="2026-05-04T14:59:00Z"/>
              <w:del w:id="901" w:author="Maximilian Goeppert" w:date="2026-05-05T12:54:00Z" w16du:dateUtc="2026-05-05T10:54:00Z"/>
              <w:lang w:val="de-DE"/>
            </w:rPr>
          </w:rPrChange>
        </w:rPr>
        <w:pPrChange w:id="902" w:author="Maximilian Goeppert" w:date="2026-05-05T06:07:00Z" w16du:dateUtc="2026-05-05T13:07:00Z">
          <w:pPr>
            <w:pBdr>
              <w:bottom w:val="single" w:sz="4" w:space="1" w:color="DDDDDD"/>
            </w:pBdr>
            <w:spacing w:before="200" w:after="200"/>
          </w:pPr>
        </w:pPrChange>
      </w:pPr>
      <w:ins w:id="903" w:author="Amon Göppert" w:date="2026-05-04T17:20:00Z" w16du:dateUtc="2026-05-04T15:20:00Z">
        <w:del w:id="904" w:author="Maximilian Goeppert" w:date="2026-05-05T12:54:00Z" w16du:dateUtc="2026-05-05T10:54:00Z">
          <w:r>
            <w:rPr>
              <w:b/>
              <w:bCs/>
              <w:lang w:val="de-DE"/>
            </w:rPr>
            <w:delText xml:space="preserve">Environment - </w:delText>
          </w:r>
        </w:del>
      </w:ins>
      <w:ins w:id="905" w:author="Amon Göppert" w:date="2026-05-04T16:59:00Z" w16du:dateUtc="2026-05-04T14:59:00Z">
        <w:del w:id="906" w:author="Maximilian Goeppert" w:date="2026-05-05T12:54:00Z" w16du:dateUtc="2026-05-05T10:54:00Z">
          <w:r w:rsidR="00A773C9" w:rsidRPr="004B07EB">
            <w:rPr>
              <w:b/>
              <w:bCs/>
              <w:lang w:val="de-DE"/>
              <w:rPrChange w:id="907" w:author="Amon Göppert" w:date="2026-05-04T17:03:00Z" w16du:dateUtc="2026-05-04T15:03:00Z">
                <w:rPr>
                  <w:lang w:val="de-DE"/>
                </w:rPr>
              </w:rPrChange>
            </w:rPr>
            <w:delText>Operative Effizienz</w:delText>
          </w:r>
        </w:del>
      </w:ins>
    </w:p>
    <w:p w14:paraId="0EC39B32" w14:textId="7AA673D8" w:rsidR="00A773C9" w:rsidRPr="00A773C9" w:rsidRDefault="00A773C9" w:rsidP="00D948F2">
      <w:pPr>
        <w:pStyle w:val="ListParagraph"/>
        <w:pBdr>
          <w:bottom w:val="single" w:sz="4" w:space="1" w:color="DDDDDD"/>
        </w:pBdr>
        <w:spacing w:before="200" w:after="200"/>
        <w:rPr>
          <w:ins w:id="908" w:author="Amon Göppert" w:date="2026-05-04T16:59:00Z" w16du:dateUtc="2026-05-04T14:59:00Z"/>
          <w:del w:id="909" w:author="Maximilian Goeppert" w:date="2026-05-05T12:54:00Z" w16du:dateUtc="2026-05-05T10:54:00Z"/>
          <w:lang w:val="de-DE"/>
        </w:rPr>
        <w:pPrChange w:id="910" w:author="Maximilian Goeppert" w:date="2026-05-05T06:07:00Z" w16du:dateUtc="2026-05-05T13:07:00Z">
          <w:pPr>
            <w:pBdr>
              <w:bottom w:val="single" w:sz="4" w:space="1" w:color="DDDDDD"/>
            </w:pBdr>
            <w:spacing w:before="200" w:after="200"/>
          </w:pPr>
        </w:pPrChange>
      </w:pPr>
      <w:ins w:id="911" w:author="Amon Göppert" w:date="2026-05-04T16:59:00Z" w16du:dateUtc="2026-05-04T14:59:00Z">
        <w:del w:id="912" w:author="Maximilian Goeppert" w:date="2026-05-05T12:54:00Z" w16du:dateUtc="2026-05-05T10:54:00Z">
          <w:r w:rsidRPr="00A773C9">
            <w:rPr>
              <w:lang w:val="de-DE"/>
            </w:rPr>
            <w:delText xml:space="preserve">Energiesparmaßnahmen und Dekarbonisierungs-Roadmaps werden </w:delText>
          </w:r>
        </w:del>
      </w:ins>
      <w:ins w:id="913" w:author="Amon Göppert" w:date="2026-05-04T17:23:00Z" w16du:dateUtc="2026-05-04T15:23:00Z">
        <w:del w:id="914" w:author="Maximilian Goeppert" w:date="2026-05-05T12:54:00Z" w16du:dateUtc="2026-05-05T10:54:00Z">
          <w:r w:rsidR="008B3045">
            <w:rPr>
              <w:lang w:val="de-DE"/>
            </w:rPr>
            <w:delText>in de</w:delText>
          </w:r>
        </w:del>
      </w:ins>
      <w:ins w:id="915" w:author="Amon Göppert" w:date="2026-05-04T18:14:00Z" w16du:dateUtc="2026-05-04T16:14:00Z">
        <w:del w:id="916" w:author="Maximilian Goeppert" w:date="2026-05-05T12:54:00Z" w16du:dateUtc="2026-05-05T10:54:00Z">
          <w:r w:rsidR="00B56A3B">
            <w:rPr>
              <w:lang w:val="de-DE"/>
            </w:rPr>
            <w:delText>n</w:delText>
          </w:r>
        </w:del>
      </w:ins>
      <w:ins w:id="917" w:author="Amon Göppert" w:date="2026-05-04T17:23:00Z" w16du:dateUtc="2026-05-04T15:23:00Z">
        <w:del w:id="918" w:author="Maximilian Goeppert" w:date="2026-05-05T12:54:00Z" w16du:dateUtc="2026-05-05T10:54:00Z">
          <w:r w:rsidR="008B3045">
            <w:rPr>
              <w:lang w:val="de-DE"/>
            </w:rPr>
            <w:delText xml:space="preserve"> Unternehmens</w:delText>
          </w:r>
        </w:del>
      </w:ins>
      <w:ins w:id="919" w:author="Amon Göppert" w:date="2026-05-04T17:28:00Z" w16du:dateUtc="2026-05-04T15:28:00Z">
        <w:del w:id="920" w:author="Maximilian Goeppert" w:date="2026-05-05T12:54:00Z" w16du:dateUtc="2026-05-05T10:54:00Z">
          <w:r w:rsidR="00824FCA">
            <w:rPr>
              <w:lang w:val="de-DE"/>
            </w:rPr>
            <w:delText>zielen verankert</w:delText>
          </w:r>
        </w:del>
      </w:ins>
      <w:ins w:id="921" w:author="Amon Göppert" w:date="2026-05-04T16:59:00Z" w16du:dateUtc="2026-05-04T14:59:00Z">
        <w:del w:id="922" w:author="Maximilian Goeppert" w:date="2026-05-05T12:54:00Z" w16du:dateUtc="2026-05-05T10:54:00Z">
          <w:r w:rsidRPr="00A773C9">
            <w:rPr>
              <w:lang w:val="de-DE"/>
            </w:rPr>
            <w:delText>.</w:delText>
          </w:r>
        </w:del>
      </w:ins>
    </w:p>
    <w:p w14:paraId="012591CD" w14:textId="066ED84C" w:rsidR="00A773C9" w:rsidRPr="00702B94" w:rsidRDefault="0047148F" w:rsidP="00D948F2">
      <w:pPr>
        <w:pStyle w:val="ListParagraph"/>
        <w:pBdr>
          <w:bottom w:val="single" w:sz="4" w:space="1" w:color="DDDDDD"/>
        </w:pBdr>
        <w:spacing w:before="200" w:after="200"/>
        <w:rPr>
          <w:ins w:id="923" w:author="Amon Göppert" w:date="2026-05-04T16:59:00Z" w16du:dateUtc="2026-05-04T14:59:00Z"/>
          <w:del w:id="924" w:author="Maximilian Goeppert" w:date="2026-05-05T12:54:00Z" w16du:dateUtc="2026-05-05T10:54:00Z"/>
          <w:b/>
          <w:bCs/>
          <w:lang w:val="de-DE"/>
          <w:rPrChange w:id="925" w:author="Amon Göppert" w:date="2026-05-04T17:17:00Z" w16du:dateUtc="2026-05-04T15:17:00Z">
            <w:rPr>
              <w:ins w:id="926" w:author="Amon Göppert" w:date="2026-05-04T16:59:00Z" w16du:dateUtc="2026-05-04T14:59:00Z"/>
              <w:del w:id="927" w:author="Maximilian Goeppert" w:date="2026-05-05T12:54:00Z" w16du:dateUtc="2026-05-05T10:54:00Z"/>
              <w:lang w:val="de-DE"/>
            </w:rPr>
          </w:rPrChange>
        </w:rPr>
        <w:pPrChange w:id="928" w:author="Maximilian Goeppert" w:date="2026-05-05T06:07:00Z" w16du:dateUtc="2026-05-05T13:07:00Z">
          <w:pPr>
            <w:pBdr>
              <w:bottom w:val="single" w:sz="4" w:space="1" w:color="DDDDDD"/>
            </w:pBdr>
            <w:spacing w:before="200" w:after="200"/>
          </w:pPr>
        </w:pPrChange>
      </w:pPr>
      <w:ins w:id="929" w:author="Amon Göppert" w:date="2026-05-04T17:29:00Z" w16du:dateUtc="2026-05-04T15:29:00Z">
        <w:del w:id="930" w:author="Maximilian Goeppert" w:date="2026-05-05T12:54:00Z" w16du:dateUtc="2026-05-05T10:54:00Z">
          <w:r>
            <w:rPr>
              <w:b/>
              <w:bCs/>
              <w:lang w:val="de-DE"/>
            </w:rPr>
            <w:delText xml:space="preserve">Social - </w:delText>
          </w:r>
        </w:del>
      </w:ins>
      <w:ins w:id="931" w:author="Amon Göppert" w:date="2026-05-04T17:19:00Z" w16du:dateUtc="2026-05-04T15:19:00Z">
        <w:del w:id="932" w:author="Maximilian Goeppert" w:date="2026-05-05T12:54:00Z" w16du:dateUtc="2026-05-05T10:54:00Z">
          <w:r w:rsidR="006948E4">
            <w:rPr>
              <w:b/>
              <w:bCs/>
              <w:lang w:val="de-DE"/>
            </w:rPr>
            <w:delText xml:space="preserve">Mitarbeiterorientierte </w:delText>
          </w:r>
        </w:del>
      </w:ins>
      <w:ins w:id="933" w:author="Amon Göppert" w:date="2026-05-04T16:59:00Z" w16du:dateUtc="2026-05-04T14:59:00Z">
        <w:del w:id="934" w:author="Maximilian Goeppert" w:date="2026-05-05T12:54:00Z" w16du:dateUtc="2026-05-05T10:54:00Z">
          <w:r w:rsidR="00A773C9" w:rsidRPr="00702B94">
            <w:rPr>
              <w:b/>
              <w:bCs/>
              <w:lang w:val="de-DE"/>
              <w:rPrChange w:id="935" w:author="Amon Göppert" w:date="2026-05-04T17:17:00Z" w16du:dateUtc="2026-05-04T15:17:00Z">
                <w:rPr>
                  <w:lang w:val="de-DE"/>
                </w:rPr>
              </w:rPrChange>
            </w:rPr>
            <w:delText>Unternehmenskultur</w:delText>
          </w:r>
        </w:del>
      </w:ins>
    </w:p>
    <w:p w14:paraId="195727A3" w14:textId="01E1E606" w:rsidR="00A773C9" w:rsidRPr="00A773C9" w:rsidRDefault="00FC0275" w:rsidP="00D948F2">
      <w:pPr>
        <w:pStyle w:val="ListParagraph"/>
        <w:pBdr>
          <w:bottom w:val="single" w:sz="4" w:space="1" w:color="DDDDDD"/>
        </w:pBdr>
        <w:spacing w:before="200" w:after="200"/>
        <w:rPr>
          <w:ins w:id="936" w:author="Amon Göppert" w:date="2026-05-04T16:59:00Z" w16du:dateUtc="2026-05-04T14:59:00Z"/>
          <w:del w:id="937" w:author="Maximilian Goeppert" w:date="2026-05-05T12:54:00Z" w16du:dateUtc="2026-05-05T10:54:00Z"/>
          <w:lang w:val="de-DE"/>
        </w:rPr>
        <w:pPrChange w:id="938" w:author="Maximilian Goeppert" w:date="2026-05-05T06:07:00Z" w16du:dateUtc="2026-05-05T13:07:00Z">
          <w:pPr>
            <w:pBdr>
              <w:bottom w:val="single" w:sz="4" w:space="1" w:color="DDDDDD"/>
            </w:pBdr>
            <w:spacing w:before="200" w:after="200"/>
          </w:pPr>
        </w:pPrChange>
      </w:pPr>
      <w:ins w:id="939" w:author="Amon Göppert" w:date="2026-05-04T17:18:00Z" w16du:dateUtc="2026-05-04T15:18:00Z">
        <w:del w:id="940" w:author="Maximilian Goeppert" w:date="2026-05-05T12:54:00Z" w16du:dateUtc="2026-05-05T10:54:00Z">
          <w:r>
            <w:rPr>
              <w:lang w:val="de-DE"/>
            </w:rPr>
            <w:delText xml:space="preserve">Fachliche </w:delText>
          </w:r>
        </w:del>
      </w:ins>
      <w:ins w:id="941" w:author="Amon Göppert" w:date="2026-05-04T17:17:00Z" w16du:dateUtc="2026-05-04T15:17:00Z">
        <w:del w:id="942" w:author="Maximilian Goeppert" w:date="2026-05-05T12:54:00Z" w16du:dateUtc="2026-05-05T10:54:00Z">
          <w:r w:rsidR="000F39A3">
            <w:rPr>
              <w:lang w:val="de-DE"/>
            </w:rPr>
            <w:delText>Weiterbildungen</w:delText>
          </w:r>
        </w:del>
      </w:ins>
      <w:ins w:id="943" w:author="Amon Göppert" w:date="2026-05-04T17:18:00Z" w16du:dateUtc="2026-05-04T15:18:00Z">
        <w:del w:id="944" w:author="Maximilian Goeppert" w:date="2026-05-05T12:54:00Z" w16du:dateUtc="2026-05-05T10:54:00Z">
          <w:r>
            <w:rPr>
              <w:lang w:val="de-DE"/>
            </w:rPr>
            <w:delText>, Führungskräftetrainings</w:delText>
          </w:r>
        </w:del>
      </w:ins>
      <w:ins w:id="945" w:author="Amon Göppert" w:date="2026-05-04T17:17:00Z" w16du:dateUtc="2026-05-04T15:17:00Z">
        <w:del w:id="946" w:author="Maximilian Goeppert" w:date="2026-05-05T12:54:00Z" w16du:dateUtc="2026-05-05T10:54:00Z">
          <w:r w:rsidR="000F39A3">
            <w:rPr>
              <w:lang w:val="de-DE"/>
            </w:rPr>
            <w:delText xml:space="preserve"> </w:delText>
          </w:r>
        </w:del>
      </w:ins>
      <w:ins w:id="947" w:author="Amon Göppert" w:date="2026-05-04T16:59:00Z" w16du:dateUtc="2026-05-04T14:59:00Z">
        <w:del w:id="948" w:author="Maximilian Goeppert" w:date="2026-05-05T12:54:00Z" w16du:dateUtc="2026-05-05T10:54:00Z">
          <w:r w:rsidR="00A773C9" w:rsidRPr="00A773C9">
            <w:rPr>
              <w:lang w:val="de-DE"/>
            </w:rPr>
            <w:delText xml:space="preserve">und Programme </w:delText>
          </w:r>
        </w:del>
      </w:ins>
      <w:ins w:id="949" w:author="Amon Göppert" w:date="2026-05-04T17:18:00Z" w16du:dateUtc="2026-05-04T15:18:00Z">
        <w:del w:id="950" w:author="Maximilian Goeppert" w:date="2026-05-05T12:54:00Z" w16du:dateUtc="2026-05-05T10:54:00Z">
          <w:r>
            <w:rPr>
              <w:lang w:val="de-DE"/>
            </w:rPr>
            <w:delText xml:space="preserve">für Mental Health und </w:delText>
          </w:r>
        </w:del>
      </w:ins>
      <w:ins w:id="951" w:author="Amon Göppert" w:date="2026-05-04T17:16:00Z" w16du:dateUtc="2026-05-04T15:16:00Z">
        <w:del w:id="952" w:author="Maximilian Goeppert" w:date="2026-05-05T12:54:00Z" w16du:dateUtc="2026-05-05T10:54:00Z">
          <w:r w:rsidR="00F7648B">
            <w:rPr>
              <w:lang w:val="de-DE"/>
            </w:rPr>
            <w:delText>Arbeits</w:delText>
          </w:r>
        </w:del>
      </w:ins>
      <w:ins w:id="953" w:author="Amon Göppert" w:date="2026-05-04T16:59:00Z" w16du:dateUtc="2026-05-04T14:59:00Z">
        <w:del w:id="954" w:author="Maximilian Goeppert" w:date="2026-05-05T12:54:00Z" w16du:dateUtc="2026-05-05T10:54:00Z">
          <w:r w:rsidR="00A773C9" w:rsidRPr="00A773C9">
            <w:rPr>
              <w:lang w:val="de-DE"/>
            </w:rPr>
            <w:delText xml:space="preserve">sicherheit </w:delText>
          </w:r>
        </w:del>
      </w:ins>
      <w:ins w:id="955" w:author="Amon Göppert" w:date="2026-05-04T17:29:00Z" w16du:dateUtc="2026-05-04T15:29:00Z">
        <w:del w:id="956" w:author="Maximilian Goeppert" w:date="2026-05-05T12:54:00Z" w16du:dateUtc="2026-05-05T10:54:00Z">
          <w:r w:rsidR="0047148F">
            <w:rPr>
              <w:lang w:val="de-DE"/>
            </w:rPr>
            <w:delText xml:space="preserve">dienen einer mitarbeiterorientierten </w:delText>
          </w:r>
        </w:del>
      </w:ins>
      <w:ins w:id="957" w:author="Amon Göppert" w:date="2026-05-04T17:18:00Z" w16du:dateUtc="2026-05-04T15:18:00Z">
        <w:del w:id="958" w:author="Maximilian Goeppert" w:date="2026-05-05T12:54:00Z" w16du:dateUtc="2026-05-05T10:54:00Z">
          <w:r>
            <w:rPr>
              <w:lang w:val="de-DE"/>
            </w:rPr>
            <w:delText>Unternehmenskultur</w:delText>
          </w:r>
        </w:del>
      </w:ins>
      <w:ins w:id="959" w:author="Amon Göppert" w:date="2026-05-04T16:59:00Z" w16du:dateUtc="2026-05-04T14:59:00Z">
        <w:del w:id="960" w:author="Maximilian Goeppert" w:date="2026-05-05T12:54:00Z" w16du:dateUtc="2026-05-05T10:54:00Z">
          <w:r w:rsidR="00A773C9" w:rsidRPr="00A773C9">
            <w:rPr>
              <w:lang w:val="de-DE"/>
            </w:rPr>
            <w:delText>.</w:delText>
          </w:r>
        </w:del>
      </w:ins>
    </w:p>
    <w:p w14:paraId="3F985A9A" w14:textId="21ACE575" w:rsidR="00A773C9" w:rsidRPr="00702B94" w:rsidRDefault="0047148F" w:rsidP="00D948F2">
      <w:pPr>
        <w:pStyle w:val="ListParagraph"/>
        <w:pBdr>
          <w:bottom w:val="single" w:sz="4" w:space="1" w:color="DDDDDD"/>
        </w:pBdr>
        <w:spacing w:before="200" w:after="200"/>
        <w:rPr>
          <w:ins w:id="961" w:author="Amon Göppert" w:date="2026-05-04T16:59:00Z" w16du:dateUtc="2026-05-04T14:59:00Z"/>
          <w:del w:id="962" w:author="Maximilian Goeppert" w:date="2026-05-05T12:54:00Z" w16du:dateUtc="2026-05-05T10:54:00Z"/>
          <w:b/>
          <w:bCs/>
          <w:lang w:val="de-DE"/>
          <w:rPrChange w:id="963" w:author="Amon Göppert" w:date="2026-05-04T17:17:00Z" w16du:dateUtc="2026-05-04T15:17:00Z">
            <w:rPr>
              <w:ins w:id="964" w:author="Amon Göppert" w:date="2026-05-04T16:59:00Z" w16du:dateUtc="2026-05-04T14:59:00Z"/>
              <w:del w:id="965" w:author="Maximilian Goeppert" w:date="2026-05-05T12:54:00Z" w16du:dateUtc="2026-05-05T10:54:00Z"/>
              <w:lang w:val="de-DE"/>
            </w:rPr>
          </w:rPrChange>
        </w:rPr>
        <w:pPrChange w:id="966" w:author="Maximilian Goeppert" w:date="2026-05-05T06:07:00Z" w16du:dateUtc="2026-05-05T13:07:00Z">
          <w:pPr>
            <w:pBdr>
              <w:bottom w:val="single" w:sz="4" w:space="1" w:color="DDDDDD"/>
            </w:pBdr>
            <w:spacing w:before="200" w:after="200"/>
          </w:pPr>
        </w:pPrChange>
      </w:pPr>
      <w:ins w:id="967" w:author="Amon Göppert" w:date="2026-05-04T17:29:00Z" w16du:dateUtc="2026-05-04T15:29:00Z">
        <w:del w:id="968" w:author="Maximilian Goeppert" w:date="2026-05-05T12:54:00Z" w16du:dateUtc="2026-05-05T10:54:00Z">
          <w:r>
            <w:rPr>
              <w:b/>
              <w:bCs/>
              <w:lang w:val="de-DE"/>
            </w:rPr>
            <w:delText>Governance</w:delText>
          </w:r>
        </w:del>
      </w:ins>
      <w:ins w:id="969" w:author="Amon Göppert" w:date="2026-05-04T18:14:00Z" w16du:dateUtc="2026-05-04T16:14:00Z">
        <w:del w:id="970" w:author="Maximilian Goeppert" w:date="2026-05-05T12:54:00Z" w16du:dateUtc="2026-05-05T10:54:00Z">
          <w:r w:rsidR="00B56A3B">
            <w:rPr>
              <w:b/>
              <w:bCs/>
              <w:lang w:val="de-DE"/>
            </w:rPr>
            <w:delText xml:space="preserve"> </w:delText>
          </w:r>
        </w:del>
      </w:ins>
      <w:ins w:id="971" w:author="Amon Göppert" w:date="2026-05-04T17:29:00Z" w16du:dateUtc="2026-05-04T15:29:00Z">
        <w:del w:id="972" w:author="Maximilian Goeppert" w:date="2026-05-05T12:54:00Z" w16du:dateUtc="2026-05-05T10:54:00Z">
          <w:r>
            <w:rPr>
              <w:b/>
              <w:bCs/>
              <w:lang w:val="de-DE"/>
            </w:rPr>
            <w:delText xml:space="preserve">- </w:delText>
          </w:r>
        </w:del>
      </w:ins>
      <w:ins w:id="973" w:author="Amon Göppert" w:date="2026-05-04T17:16:00Z" w16du:dateUtc="2026-05-04T15:16:00Z">
        <w:del w:id="974" w:author="Maximilian Goeppert" w:date="2026-05-05T12:54:00Z" w16du:dateUtc="2026-05-05T10:54:00Z">
          <w:r w:rsidR="00702B94" w:rsidRPr="00702B94">
            <w:rPr>
              <w:b/>
              <w:bCs/>
              <w:lang w:val="de-DE"/>
              <w:rPrChange w:id="975" w:author="Amon Göppert" w:date="2026-05-04T17:17:00Z" w16du:dateUtc="2026-05-04T15:17:00Z">
                <w:rPr>
                  <w:lang w:val="de-DE"/>
                </w:rPr>
              </w:rPrChange>
            </w:rPr>
            <w:delText>Verantwortung im Manag</w:delText>
          </w:r>
        </w:del>
      </w:ins>
      <w:ins w:id="976" w:author="Amon Göppert" w:date="2026-05-04T17:17:00Z" w16du:dateUtc="2026-05-04T15:17:00Z">
        <w:del w:id="977" w:author="Maximilian Goeppert" w:date="2026-05-05T12:54:00Z" w16du:dateUtc="2026-05-05T10:54:00Z">
          <w:r w:rsidR="00702B94" w:rsidRPr="00702B94">
            <w:rPr>
              <w:b/>
              <w:bCs/>
              <w:lang w:val="de-DE"/>
              <w:rPrChange w:id="978" w:author="Amon Göppert" w:date="2026-05-04T17:17:00Z" w16du:dateUtc="2026-05-04T15:17:00Z">
                <w:rPr>
                  <w:lang w:val="de-DE"/>
                </w:rPr>
              </w:rPrChange>
            </w:rPr>
            <w:delText>ement</w:delText>
          </w:r>
        </w:del>
      </w:ins>
    </w:p>
    <w:p w14:paraId="7A67EAB2" w14:textId="748DA133" w:rsidR="00A773C9" w:rsidDel="00317584" w:rsidRDefault="00A773C9" w:rsidP="00D948F2">
      <w:pPr>
        <w:pStyle w:val="ListParagraph"/>
        <w:pBdr>
          <w:bottom w:val="single" w:sz="4" w:space="1" w:color="DDDDDD"/>
        </w:pBdr>
        <w:spacing w:before="200" w:after="200"/>
        <w:rPr>
          <w:ins w:id="979" w:author="Amon Göppert" w:date="2026-05-04T16:59:00Z" w16du:dateUtc="2026-05-04T14:59:00Z"/>
          <w:del w:id="980" w:author="Maximilian Goeppert" w:date="2026-05-05T09:21:00Z" w16du:dateUtc="2026-05-05T07:21:00Z"/>
          <w:lang w:val="de-DE"/>
        </w:rPr>
        <w:pPrChange w:id="981" w:author="Maximilian Goeppert" w:date="2026-05-05T06:07:00Z" w16du:dateUtc="2026-05-05T13:07:00Z">
          <w:pPr>
            <w:pBdr>
              <w:bottom w:val="single" w:sz="4" w:space="1" w:color="DDDDDD"/>
            </w:pBdr>
            <w:spacing w:before="200" w:after="200"/>
          </w:pPr>
        </w:pPrChange>
      </w:pPr>
      <w:ins w:id="982" w:author="Amon Göppert" w:date="2026-05-04T16:59:00Z" w16du:dateUtc="2026-05-04T14:59:00Z">
        <w:del w:id="983" w:author="Maximilian Goeppert" w:date="2026-05-05T12:54:00Z" w16du:dateUtc="2026-05-05T10:54:00Z">
          <w:r w:rsidRPr="00A773C9">
            <w:rPr>
              <w:lang w:val="de-DE"/>
            </w:rPr>
            <w:delText xml:space="preserve">Die Vergütung des Managements wird unmittelbar an </w:delText>
          </w:r>
        </w:del>
      </w:ins>
      <w:ins w:id="984" w:author="Amon Göppert" w:date="2026-05-04T17:19:00Z" w16du:dateUtc="2026-05-04T15:19:00Z">
        <w:del w:id="985" w:author="Maximilian Goeppert" w:date="2026-05-05T12:54:00Z" w16du:dateUtc="2026-05-05T10:54:00Z">
          <w:r w:rsidR="006948E4">
            <w:rPr>
              <w:lang w:val="de-DE"/>
            </w:rPr>
            <w:delText>die</w:delText>
          </w:r>
        </w:del>
      </w:ins>
      <w:ins w:id="986" w:author="Amon Göppert" w:date="2026-05-04T16:59:00Z" w16du:dateUtc="2026-05-04T14:59:00Z">
        <w:del w:id="987" w:author="Maximilian Goeppert" w:date="2026-05-05T12:54:00Z" w16du:dateUtc="2026-05-05T10:54:00Z">
          <w:r w:rsidRPr="00A773C9">
            <w:rPr>
              <w:lang w:val="de-DE"/>
            </w:rPr>
            <w:delText xml:space="preserve"> ESG</w:delText>
          </w:r>
        </w:del>
      </w:ins>
      <w:ins w:id="988" w:author="Amon Göppert" w:date="2026-05-04T17:19:00Z" w16du:dateUtc="2026-05-04T15:19:00Z">
        <w:del w:id="989" w:author="Maximilian Goeppert" w:date="2026-05-05T12:54:00Z" w16du:dateUtc="2026-05-05T10:54:00Z">
          <w:r w:rsidR="006948E4">
            <w:rPr>
              <w:lang w:val="de-DE"/>
            </w:rPr>
            <w:delText>-Ziele gekoppelt, wodurch diese in der Unternehmensg</w:delText>
          </w:r>
        </w:del>
      </w:ins>
      <w:ins w:id="990" w:author="Amon Göppert" w:date="2026-05-04T16:59:00Z" w16du:dateUtc="2026-05-04T14:59:00Z">
        <w:del w:id="991" w:author="Maximilian Goeppert" w:date="2026-05-05T12:54:00Z" w16du:dateUtc="2026-05-05T10:54:00Z">
          <w:r w:rsidRPr="00A773C9">
            <w:rPr>
              <w:lang w:val="de-DE"/>
            </w:rPr>
            <w:delText>overnance</w:delText>
          </w:r>
        </w:del>
      </w:ins>
      <w:ins w:id="992" w:author="Amon Göppert" w:date="2026-05-04T18:14:00Z" w16du:dateUtc="2026-05-04T16:14:00Z">
        <w:del w:id="993" w:author="Maximilian Goeppert" w:date="2026-05-05T12:54:00Z" w16du:dateUtc="2026-05-05T10:54:00Z">
          <w:r w:rsidR="00B56A3B">
            <w:rPr>
              <w:lang w:val="de-DE"/>
            </w:rPr>
            <w:delText xml:space="preserve"> </w:delText>
          </w:r>
        </w:del>
      </w:ins>
      <w:ins w:id="994" w:author="Amon Göppert" w:date="2026-05-04T16:59:00Z" w16du:dateUtc="2026-05-04T14:59:00Z">
        <w:del w:id="995" w:author="Maximilian Goeppert" w:date="2026-05-05T12:54:00Z" w16du:dateUtc="2026-05-05T10:54:00Z">
          <w:r w:rsidRPr="00A773C9">
            <w:rPr>
              <w:lang w:val="de-DE"/>
            </w:rPr>
            <w:delText xml:space="preserve">institutionalisiert </w:delText>
          </w:r>
        </w:del>
      </w:ins>
      <w:ins w:id="996" w:author="Amon Göppert" w:date="2026-05-04T17:19:00Z" w16du:dateUtc="2026-05-04T15:19:00Z">
        <w:del w:id="997" w:author="Maximilian Goeppert" w:date="2026-05-05T12:54:00Z" w16du:dateUtc="2026-05-05T10:54:00Z">
          <w:r w:rsidR="006948E4">
            <w:rPr>
              <w:lang w:val="de-DE"/>
            </w:rPr>
            <w:delText>werden</w:delText>
          </w:r>
        </w:del>
      </w:ins>
      <w:ins w:id="998" w:author="Amon Göppert" w:date="2026-05-04T16:59:00Z" w16du:dateUtc="2026-05-04T14:59:00Z">
        <w:del w:id="999" w:author="Maximilian Goeppert" w:date="2026-05-05T12:54:00Z" w16du:dateUtc="2026-05-05T10:54:00Z">
          <w:r w:rsidRPr="00A773C9">
            <w:rPr>
              <w:lang w:val="de-DE"/>
            </w:rPr>
            <w:delText>.</w:delText>
          </w:r>
        </w:del>
      </w:ins>
    </w:p>
    <w:bookmarkEnd w:id="893"/>
    <w:p w14:paraId="568B021D" w14:textId="77777777" w:rsidR="0001523B" w:rsidRDefault="0001523B" w:rsidP="00D948F2">
      <w:pPr>
        <w:pStyle w:val="ListParagraph"/>
        <w:pBdr>
          <w:bottom w:val="single" w:sz="4" w:space="1" w:color="DDDDDD"/>
        </w:pBdr>
        <w:spacing w:before="200" w:after="200"/>
        <w:rPr>
          <w:ins w:id="1000" w:author="Maximilian Goeppert" w:date="2026-05-05T09:22:00Z" w16du:dateUtc="2026-05-05T07:22:00Z"/>
          <w:lang w:val="de-DE"/>
        </w:rPr>
        <w:pPrChange w:id="1001" w:author="Maximilian Goeppert" w:date="2026-05-05T06:07:00Z" w16du:dateUtc="2026-05-05T13:07:00Z">
          <w:pPr>
            <w:pBdr>
              <w:bottom w:val="single" w:sz="4" w:space="1" w:color="DDDDDD"/>
            </w:pBdr>
            <w:spacing w:before="200" w:after="200"/>
          </w:pPr>
        </w:pPrChange>
      </w:pPr>
    </w:p>
    <w:p w14:paraId="58674385" w14:textId="77777777" w:rsidR="0001523B" w:rsidRDefault="0001523B" w:rsidP="00317584">
      <w:pPr>
        <w:pBdr>
          <w:bottom w:val="single" w:sz="4" w:space="1" w:color="DDDDDD"/>
        </w:pBdr>
        <w:spacing w:before="200" w:after="200"/>
        <w:rPr>
          <w:ins w:id="1002" w:author="Maximilian Goeppert" w:date="2026-05-05T09:22:00Z" w16du:dateUtc="2026-05-05T07:22:00Z"/>
          <w:lang w:val="de-DE"/>
        </w:rPr>
      </w:pPr>
    </w:p>
    <w:p w14:paraId="451C5089" w14:textId="0D2FB4BF" w:rsidR="00A773C9" w:rsidRPr="00AA5849" w:rsidDel="00AF64F0" w:rsidRDefault="00520ED6">
      <w:pPr>
        <w:pBdr>
          <w:bottom w:val="single" w:sz="4" w:space="1" w:color="DDDDDD"/>
        </w:pBdr>
        <w:spacing w:before="200" w:after="200"/>
        <w:rPr>
          <w:del w:id="1003" w:author="Maximilian Goeppert" w:date="2026-05-05T09:21:00Z" w16du:dateUtc="2026-05-05T07:21:00Z"/>
          <w:highlight w:val="yellow"/>
          <w:lang w:val="de-DE"/>
          <w:rPrChange w:id="1004" w:author="Maximilian Goeppert" w:date="2026-05-05T09:22:00Z" w16du:dateUtc="2026-05-05T07:22:00Z">
            <w:rPr>
              <w:del w:id="1005" w:author="Maximilian Goeppert" w:date="2026-05-05T09:21:00Z" w16du:dateUtc="2026-05-05T07:21:00Z"/>
              <w:lang w:val="de-DE"/>
            </w:rPr>
          </w:rPrChange>
        </w:rPr>
      </w:pPr>
      <w:ins w:id="1006" w:author="Maximilian Goeppert" w:date="2026-05-05T09:22:00Z" w16du:dateUtc="2026-05-05T07:22:00Z">
        <w:r w:rsidRPr="00AA5849">
          <w:rPr>
            <w:highlight w:val="yellow"/>
            <w:lang w:val="de-DE"/>
            <w:rPrChange w:id="1007" w:author="Maximilian Goeppert" w:date="2026-05-05T09:22:00Z" w16du:dateUtc="2026-05-05T07:22:00Z">
              <w:rPr>
                <w:lang w:val="de-DE"/>
              </w:rPr>
            </w:rPrChange>
          </w:rPr>
          <w:t>Techn</w:t>
        </w:r>
        <w:r w:rsidR="00680847" w:rsidRPr="00AA5849">
          <w:rPr>
            <w:highlight w:val="yellow"/>
            <w:lang w:val="de-DE"/>
            <w:rPrChange w:id="1008" w:author="Maximilian Goeppert" w:date="2026-05-05T09:22:00Z" w16du:dateUtc="2026-05-05T07:22:00Z">
              <w:rPr>
                <w:lang w:val="de-DE"/>
              </w:rPr>
            </w:rPrChange>
          </w:rPr>
          <w:t>olo</w:t>
        </w:r>
        <w:r w:rsidR="007233E2" w:rsidRPr="00AA5849">
          <w:rPr>
            <w:highlight w:val="yellow"/>
            <w:lang w:val="de-DE"/>
            <w:rPrChange w:id="1009" w:author="Maximilian Goeppert" w:date="2026-05-05T09:22:00Z" w16du:dateUtc="2026-05-05T07:22:00Z">
              <w:rPr>
                <w:lang w:val="de-DE"/>
              </w:rPr>
            </w:rPrChange>
          </w:rPr>
          <w:t xml:space="preserve">gie </w:t>
        </w:r>
        <w:r w:rsidR="005658B3" w:rsidRPr="00AA5849">
          <w:rPr>
            <w:highlight w:val="yellow"/>
            <w:lang w:val="de-DE"/>
            <w:rPrChange w:id="1010" w:author="Maximilian Goeppert" w:date="2026-05-05T09:22:00Z" w16du:dateUtc="2026-05-05T07:22:00Z">
              <w:rPr>
                <w:lang w:val="de-DE"/>
              </w:rPr>
            </w:rPrChange>
          </w:rPr>
          <w:t>&amp; KI</w:t>
        </w:r>
      </w:ins>
    </w:p>
    <w:p w14:paraId="1CC232A5" w14:textId="5052E819" w:rsidR="002E42BF" w:rsidRPr="002C6234" w:rsidDel="00C815CE" w:rsidRDefault="00BE7304">
      <w:pPr>
        <w:spacing w:before="200" w:after="80"/>
        <w:rPr>
          <w:del w:id="1011" w:author="Maximilian Goeppert" w:date="2026-05-05T09:21:00Z" w16du:dateUtc="2026-05-05T07:21:00Z"/>
          <w:lang w:val="de-DE"/>
        </w:rPr>
      </w:pPr>
      <w:del w:id="1012" w:author="Maximilian Goeppert" w:date="2026-05-05T09:21:00Z" w16du:dateUtc="2026-05-05T07:21:00Z">
        <w:r w:rsidRPr="00AA5849" w:rsidDel="00C815CE">
          <w:rPr>
            <w:b/>
            <w:bCs/>
            <w:caps/>
            <w:color w:val="888888"/>
            <w:sz w:val="20"/>
            <w:szCs w:val="20"/>
            <w:highlight w:val="yellow"/>
            <w:lang w:val="de-DE"/>
            <w:rPrChange w:id="1013" w:author="Maximilian Goeppert" w:date="2026-05-05T09:22:00Z" w16du:dateUtc="2026-05-05T07:22:00Z">
              <w:rPr>
                <w:b/>
                <w:bCs/>
                <w:caps/>
                <w:color w:val="888888"/>
                <w:sz w:val="20"/>
                <w:szCs w:val="20"/>
                <w:lang w:val="de-DE"/>
              </w:rPr>
            </w:rPrChange>
          </w:rPr>
          <w:delText>Differenzierung · Technologie · Wertschöpfung</w:delText>
        </w:r>
      </w:del>
    </w:p>
    <w:p w14:paraId="4E1EA472" w14:textId="77777777" w:rsidR="00602B5A" w:rsidRDefault="00602B5A" w:rsidP="00317584">
      <w:pPr>
        <w:pBdr>
          <w:bottom w:val="single" w:sz="4" w:space="1" w:color="DDDDDD"/>
        </w:pBdr>
        <w:spacing w:before="200" w:after="200"/>
        <w:rPr>
          <w:ins w:id="1014" w:author="Maximilian Goeppert" w:date="2026-05-05T09:21:00Z" w16du:dateUtc="2026-05-05T07:21:00Z"/>
          <w:sz w:val="20"/>
          <w:szCs w:val="20"/>
          <w:lang w:val="de-DE"/>
        </w:rPr>
        <w:pPrChange w:id="1015" w:author="Maximilian Goeppert" w:date="2026-05-05T09:21:00Z" w16du:dateUtc="2026-05-05T07:21:00Z">
          <w:pPr>
            <w:pStyle w:val="Heading2"/>
            <w:spacing w:before="300" w:after="120"/>
          </w:pPr>
        </w:pPrChange>
      </w:pPr>
    </w:p>
    <w:p w14:paraId="1CC232A6" w14:textId="447EC37E" w:rsidR="002E42BF" w:rsidRPr="002C6234" w:rsidDel="00C91401" w:rsidRDefault="00BE7304">
      <w:pPr>
        <w:pStyle w:val="Heading2"/>
        <w:spacing w:before="300" w:after="120"/>
        <w:rPr>
          <w:del w:id="1016" w:author="Amon Göppert" w:date="2026-05-03T23:01:00Z" w16du:dateUtc="2026-05-03T21:01:00Z"/>
          <w:lang w:val="de-DE"/>
        </w:rPr>
      </w:pPr>
      <w:del w:id="1017" w:author="Amon Göppert" w:date="2026-05-03T23:01:00Z" w16du:dateUtc="2026-05-03T21:01:00Z">
        <w:r w:rsidRPr="002C6234" w:rsidDel="00C91401">
          <w:rPr>
            <w:b/>
            <w:bCs/>
            <w:lang w:val="de-DE"/>
          </w:rPr>
          <w:delText>Digitalisierung, die im Betrieb ankommt.</w:delText>
        </w:r>
      </w:del>
    </w:p>
    <w:p w14:paraId="1CC232A7" w14:textId="5F9F6144" w:rsidR="002E42BF" w:rsidRPr="002C6234" w:rsidDel="00C91401" w:rsidRDefault="00BE7304">
      <w:pPr>
        <w:spacing w:before="80" w:after="120"/>
        <w:rPr>
          <w:del w:id="1018" w:author="Amon Göppert" w:date="2026-05-03T23:01:00Z" w16du:dateUtc="2026-05-03T21:01:00Z"/>
          <w:lang w:val="de-DE"/>
        </w:rPr>
      </w:pPr>
      <w:del w:id="1019" w:author="Amon Göppert" w:date="2026-05-03T23:01:00Z" w16du:dateUtc="2026-05-03T21:01:00Z">
        <w:r w:rsidRPr="002C6234" w:rsidDel="00C91401">
          <w:rPr>
            <w:lang w:val="de-DE"/>
          </w:rPr>
          <w:delText>Ob und wie ein Mittelständler digitale Werkzeuge in sein Geschäft integriert, wird in den nächsten Jahren einen spürbaren Unterschied machen – in der Marge, in der Geschwindigkeit, in der Attraktivität als Arbeitgeber. Wir beschäftigen uns seit Jahren ernsthaft damit, wie das in der Praxis gelingt.</w:delText>
        </w:r>
      </w:del>
    </w:p>
    <w:p w14:paraId="1CC232A8" w14:textId="00634C1E" w:rsidR="002E42BF" w:rsidRPr="002C6234" w:rsidDel="00C91401" w:rsidRDefault="002E42BF">
      <w:pPr>
        <w:pBdr>
          <w:bottom w:val="single" w:sz="4" w:space="1" w:color="DDDDDD"/>
        </w:pBdr>
        <w:spacing w:before="200" w:after="200"/>
        <w:rPr>
          <w:del w:id="1020" w:author="Amon Göppert" w:date="2026-05-03T23:01:00Z" w16du:dateUtc="2026-05-03T21:01:00Z"/>
          <w:lang w:val="de-DE"/>
        </w:rPr>
      </w:pPr>
    </w:p>
    <w:p w14:paraId="1CC232A9" w14:textId="4E159358" w:rsidR="002E42BF" w:rsidRPr="002C6234" w:rsidDel="00C91401" w:rsidRDefault="00BE7304">
      <w:pPr>
        <w:spacing w:before="200" w:after="80"/>
        <w:rPr>
          <w:del w:id="1021" w:author="Amon Göppert" w:date="2026-05-03T23:01:00Z" w16du:dateUtc="2026-05-03T21:01:00Z"/>
          <w:lang w:val="de-DE"/>
        </w:rPr>
      </w:pPr>
      <w:del w:id="1022" w:author="Amon Göppert" w:date="2026-05-03T23:01:00Z" w16du:dateUtc="2026-05-03T21:01:00Z">
        <w:r w:rsidRPr="002C6234" w:rsidDel="00C91401">
          <w:rPr>
            <w:b/>
            <w:bCs/>
            <w:caps/>
            <w:color w:val="888888"/>
            <w:sz w:val="20"/>
            <w:szCs w:val="20"/>
            <w:lang w:val="de-DE"/>
          </w:rPr>
          <w:delText>Unser Ansatz</w:delText>
        </w:r>
      </w:del>
    </w:p>
    <w:p w14:paraId="1CC232AA" w14:textId="3885DCDB" w:rsidR="002E42BF" w:rsidRPr="002C6234" w:rsidDel="00C91401" w:rsidRDefault="00BE7304">
      <w:pPr>
        <w:pStyle w:val="Heading2"/>
        <w:spacing w:before="300" w:after="120"/>
        <w:rPr>
          <w:del w:id="1023" w:author="Amon Göppert" w:date="2026-05-03T23:01:00Z" w16du:dateUtc="2026-05-03T21:01:00Z"/>
          <w:lang w:val="de-DE"/>
        </w:rPr>
      </w:pPr>
      <w:del w:id="1024" w:author="Amon Göppert" w:date="2026-05-03T23:01:00Z" w16du:dateUtc="2026-05-03T21:01:00Z">
        <w:r w:rsidRPr="002C6234" w:rsidDel="00C91401">
          <w:rPr>
            <w:b/>
            <w:bCs/>
            <w:lang w:val="de-DE"/>
          </w:rPr>
          <w:delText>Ein eigenes Team. Direkt im Betrieb.</w:delText>
        </w:r>
      </w:del>
    </w:p>
    <w:p w14:paraId="1CC232AB" w14:textId="1C0AE52D" w:rsidR="002E42BF" w:rsidRPr="002C6234" w:rsidDel="00C91401" w:rsidRDefault="00BE7304">
      <w:pPr>
        <w:spacing w:before="80" w:after="120"/>
        <w:rPr>
          <w:del w:id="1025" w:author="Amon Göppert" w:date="2026-05-03T23:01:00Z" w16du:dateUtc="2026-05-03T21:01:00Z"/>
          <w:lang w:val="de-DE"/>
        </w:rPr>
      </w:pPr>
      <w:del w:id="1026" w:author="Amon Göppert" w:date="2026-05-03T23:01:00Z" w16du:dateUtc="2026-05-03T21:01:00Z">
        <w:r w:rsidRPr="002C6234" w:rsidDel="00C91401">
          <w:rPr>
            <w:lang w:val="de-DE"/>
          </w:rPr>
          <w:delText>Wir haben ein eigenes Team aus Technikern und Entwicklern, das direkt in den Unternehmen unserer Gruppe arbeitet. Keine externen Berater, die einen Bericht liefern und gehen. Die gleichen Menschen, die eine Lösung entwickeln, setzen sie auch um – und bleiben, bis sie im Alltag funktioniert.</w:delText>
        </w:r>
      </w:del>
    </w:p>
    <w:p w14:paraId="1CC232AC" w14:textId="4000118D" w:rsidR="002E42BF" w:rsidRPr="002C6234" w:rsidDel="00C91401" w:rsidRDefault="00BE7304">
      <w:pPr>
        <w:spacing w:before="80" w:after="120"/>
        <w:rPr>
          <w:del w:id="1027" w:author="Amon Göppert" w:date="2026-05-03T23:01:00Z" w16du:dateUtc="2026-05-03T21:01:00Z"/>
          <w:lang w:val="de-DE"/>
        </w:rPr>
      </w:pPr>
      <w:del w:id="1028" w:author="Amon Göppert" w:date="2026-05-03T23:01:00Z" w16du:dateUtc="2026-05-03T21:01:00Z">
        <w:r w:rsidRPr="002C6234" w:rsidDel="00C91401">
          <w:rPr>
            <w:lang w:val="de-DE"/>
          </w:rPr>
          <w:delText>Unsere technische Expertise bauen wir intern auf und setzen sie in den Unternehmen ein. Eine Kombination, die im DACH-Mittelstand selten ist.</w:delText>
        </w:r>
      </w:del>
    </w:p>
    <w:p w14:paraId="1CC232AD" w14:textId="7B3B76E4" w:rsidR="002E42BF" w:rsidRPr="002C6234" w:rsidDel="00C91401" w:rsidRDefault="00BE7304">
      <w:pPr>
        <w:spacing w:before="240" w:after="80"/>
        <w:rPr>
          <w:del w:id="1029" w:author="Amon Göppert" w:date="2026-05-03T23:01:00Z" w16du:dateUtc="2026-05-03T21:01:00Z"/>
          <w:lang w:val="de-DE"/>
        </w:rPr>
      </w:pPr>
      <w:del w:id="1030" w:author="Amon Göppert" w:date="2026-05-03T23:01:00Z" w16du:dateUtc="2026-05-03T21:01:00Z">
        <w:r w:rsidRPr="002C6234" w:rsidDel="00C91401">
          <w:rPr>
            <w:b/>
            <w:bCs/>
            <w:sz w:val="24"/>
            <w:szCs w:val="24"/>
            <w:lang w:val="de-DE"/>
          </w:rPr>
          <w:delText>Technische Prüfung mit eigenen Werkzeugen.</w:delText>
        </w:r>
      </w:del>
    </w:p>
    <w:p w14:paraId="1CC232AE" w14:textId="2A1BCF37" w:rsidR="002E42BF" w:rsidRPr="002C6234" w:rsidDel="00C91401" w:rsidRDefault="00BE7304">
      <w:pPr>
        <w:spacing w:before="80" w:after="120"/>
        <w:rPr>
          <w:del w:id="1031" w:author="Amon Göppert" w:date="2026-05-03T23:01:00Z" w16du:dateUtc="2026-05-03T21:01:00Z"/>
          <w:lang w:val="de-DE"/>
        </w:rPr>
      </w:pPr>
      <w:del w:id="1032" w:author="Amon Göppert" w:date="2026-05-03T23:01:00Z" w16du:dateUtc="2026-05-03T21:01:00Z">
        <w:r w:rsidRPr="002C6234" w:rsidDel="00C91401">
          <w:rPr>
            <w:lang w:val="de-DE"/>
          </w:rPr>
          <w:delText>Wir verstehen ein Unternehmen auch von innen – wie die Prozesse laufen, wo Digitalisierung wirklich greift und wo sie keinen Sinn ergibt.</w:delText>
        </w:r>
      </w:del>
    </w:p>
    <w:p w14:paraId="1CC232AF" w14:textId="17957DC1" w:rsidR="002E42BF" w:rsidRPr="002C6234" w:rsidDel="00C91401" w:rsidRDefault="00BE7304">
      <w:pPr>
        <w:spacing w:before="240" w:after="80"/>
        <w:rPr>
          <w:del w:id="1033" w:author="Amon Göppert" w:date="2026-05-03T23:01:00Z" w16du:dateUtc="2026-05-03T21:01:00Z"/>
          <w:lang w:val="de-DE"/>
        </w:rPr>
      </w:pPr>
      <w:del w:id="1034" w:author="Amon Göppert" w:date="2026-05-03T23:01:00Z" w16du:dateUtc="2026-05-03T21:01:00Z">
        <w:r w:rsidRPr="002C6234" w:rsidDel="00C91401">
          <w:rPr>
            <w:b/>
            <w:bCs/>
            <w:sz w:val="24"/>
            <w:szCs w:val="24"/>
            <w:lang w:val="de-DE"/>
          </w:rPr>
          <w:delText>Im Tagesgeschäft verankert. Messbar.</w:delText>
        </w:r>
      </w:del>
    </w:p>
    <w:p w14:paraId="1CC232B0" w14:textId="4D8123A3" w:rsidR="002E42BF" w:rsidRPr="002C6234" w:rsidDel="00C91401" w:rsidRDefault="00BE7304">
      <w:pPr>
        <w:spacing w:before="80" w:after="120"/>
        <w:rPr>
          <w:del w:id="1035" w:author="Amon Göppert" w:date="2026-05-03T23:01:00Z" w16du:dateUtc="2026-05-03T21:01:00Z"/>
          <w:lang w:val="de-DE"/>
        </w:rPr>
      </w:pPr>
      <w:del w:id="1036" w:author="Amon Göppert" w:date="2026-05-03T23:01:00Z" w16du:dateUtc="2026-05-03T21:01:00Z">
        <w:r w:rsidRPr="002C6234" w:rsidDel="00C91401">
          <w:rPr>
            <w:lang w:val="de-DE"/>
          </w:rPr>
          <w:delText>Kein Buzzword, keine Präsentation, die im Regal steht. Konkrete Umsetzung, direkt in den Abläufen des Unternehmens.</w:delText>
        </w:r>
      </w:del>
    </w:p>
    <w:p w14:paraId="1CC232B1" w14:textId="4E39D270" w:rsidR="002E42BF" w:rsidRPr="002C6234" w:rsidDel="00C91401" w:rsidRDefault="00BE7304">
      <w:pPr>
        <w:spacing w:before="240" w:after="80"/>
        <w:rPr>
          <w:del w:id="1037" w:author="Amon Göppert" w:date="2026-05-03T23:01:00Z" w16du:dateUtc="2026-05-03T21:01:00Z"/>
          <w:lang w:val="de-DE"/>
        </w:rPr>
      </w:pPr>
      <w:del w:id="1038" w:author="Amon Göppert" w:date="2026-05-03T23:01:00Z" w16du:dateUtc="2026-05-03T21:01:00Z">
        <w:r w:rsidRPr="002C6234" w:rsidDel="00C91401">
          <w:rPr>
            <w:b/>
            <w:bCs/>
            <w:sz w:val="24"/>
            <w:szCs w:val="24"/>
            <w:lang w:val="de-DE"/>
          </w:rPr>
          <w:delText>Tiefe statt Breite.</w:delText>
        </w:r>
      </w:del>
    </w:p>
    <w:p w14:paraId="1CC232B2" w14:textId="2699EF1C" w:rsidR="002E42BF" w:rsidRPr="002C6234" w:rsidDel="00C91401" w:rsidRDefault="00BE7304">
      <w:pPr>
        <w:spacing w:before="80" w:after="120"/>
        <w:rPr>
          <w:del w:id="1039" w:author="Amon Göppert" w:date="2026-05-03T23:01:00Z" w16du:dateUtc="2026-05-03T21:01:00Z"/>
          <w:lang w:val="de-DE"/>
        </w:rPr>
      </w:pPr>
      <w:del w:id="1040" w:author="Amon Göppert" w:date="2026-05-03T23:01:00Z" w16du:dateUtc="2026-05-03T21:01:00Z">
        <w:r w:rsidRPr="002C6234" w:rsidDel="00C91401">
          <w:rPr>
            <w:lang w:val="de-DE"/>
          </w:rPr>
          <w:delText>Wir konzentrieren uns auf wenige Branchen, die wir wirklich kennen – statt als Generalist in vielen Bereichen oberflächlich zu bleiben.</w:delText>
        </w:r>
      </w:del>
    </w:p>
    <w:p w14:paraId="1CC232B3" w14:textId="5E30EE8A" w:rsidR="002E42BF" w:rsidRPr="002C6234" w:rsidDel="00C91401" w:rsidRDefault="002E42BF">
      <w:pPr>
        <w:pBdr>
          <w:bottom w:val="single" w:sz="4" w:space="1" w:color="DDDDDD"/>
        </w:pBdr>
        <w:spacing w:before="200" w:after="200"/>
        <w:rPr>
          <w:del w:id="1041" w:author="Amon Göppert" w:date="2026-05-03T23:01:00Z" w16du:dateUtc="2026-05-03T21:01:00Z"/>
          <w:lang w:val="de-DE"/>
        </w:rPr>
      </w:pPr>
    </w:p>
    <w:p w14:paraId="1CC232B4" w14:textId="1B08D767" w:rsidR="002E42BF" w:rsidRPr="002C6234" w:rsidDel="00C91401" w:rsidRDefault="00BE7304">
      <w:pPr>
        <w:spacing w:before="200" w:after="80"/>
        <w:rPr>
          <w:del w:id="1042" w:author="Amon Göppert" w:date="2026-05-03T23:01:00Z" w16du:dateUtc="2026-05-03T21:01:00Z"/>
          <w:lang w:val="de-DE"/>
        </w:rPr>
      </w:pPr>
      <w:del w:id="1043" w:author="Amon Göppert" w:date="2026-05-03T23:01:00Z" w16du:dateUtc="2026-05-03T21:01:00Z">
        <w:r w:rsidRPr="002C6234" w:rsidDel="00C91401">
          <w:rPr>
            <w:b/>
            <w:bCs/>
            <w:caps/>
            <w:color w:val="888888"/>
            <w:sz w:val="20"/>
            <w:szCs w:val="20"/>
            <w:lang w:val="de-DE"/>
          </w:rPr>
          <w:delText>Wo Digitalisierung wirkt</w:delText>
        </w:r>
      </w:del>
    </w:p>
    <w:p w14:paraId="41AEED0E" w14:textId="77777777" w:rsidR="00F01FD6" w:rsidRPr="00F01FD6" w:rsidRDefault="00F01FD6" w:rsidP="00F01FD6">
      <w:pPr>
        <w:pStyle w:val="font-claude-response-body"/>
        <w:rPr>
          <w:ins w:id="1044" w:author="Maximilian Goeppert" w:date="2026-05-05T15:10:00Z" w16du:dateUtc="2026-05-05T13:10:00Z"/>
          <w:lang w:val="de-DE"/>
          <w:rPrChange w:id="1045" w:author="Maximilian Goeppert" w:date="2026-05-05T15:10:00Z" w16du:dateUtc="2026-05-05T13:10:00Z">
            <w:rPr>
              <w:ins w:id="1046" w:author="Maximilian Goeppert" w:date="2026-05-05T15:10:00Z" w16du:dateUtc="2026-05-05T13:10:00Z"/>
            </w:rPr>
          </w:rPrChange>
        </w:rPr>
      </w:pPr>
      <w:ins w:id="1047" w:author="Maximilian Goeppert" w:date="2026-05-05T15:10:00Z" w16du:dateUtc="2026-05-05T13:10:00Z">
        <w:r w:rsidRPr="00F01FD6">
          <w:rPr>
            <w:rStyle w:val="Strong"/>
            <w:lang w:val="de-DE"/>
            <w:rPrChange w:id="1048" w:author="Maximilian Goeppert" w:date="2026-05-05T15:10:00Z" w16du:dateUtc="2026-05-05T13:10:00Z">
              <w:rPr>
                <w:rStyle w:val="Strong"/>
              </w:rPr>
            </w:rPrChange>
          </w:rPr>
          <w:t>Neue Technologien für Dienstleistungsunternehmen</w:t>
        </w:r>
      </w:ins>
    </w:p>
    <w:p w14:paraId="6EC8F778" w14:textId="6B607C36" w:rsidR="00F01FD6" w:rsidRPr="00F01FD6" w:rsidRDefault="00F01FD6" w:rsidP="00F01FD6">
      <w:pPr>
        <w:pStyle w:val="font-claude-response-body"/>
        <w:rPr>
          <w:ins w:id="1049" w:author="Maximilian Goeppert" w:date="2026-05-05T15:10:00Z" w16du:dateUtc="2026-05-05T13:10:00Z"/>
          <w:lang w:val="de-DE"/>
          <w:rPrChange w:id="1050" w:author="Maximilian Goeppert" w:date="2026-05-05T15:10:00Z" w16du:dateUtc="2026-05-05T13:10:00Z">
            <w:rPr>
              <w:ins w:id="1051" w:author="Maximilian Goeppert" w:date="2026-05-05T15:10:00Z" w16du:dateUtc="2026-05-05T13:10:00Z"/>
            </w:rPr>
          </w:rPrChange>
        </w:rPr>
      </w:pPr>
      <w:ins w:id="1052" w:author="Maximilian Goeppert" w:date="2026-05-05T15:10:00Z" w16du:dateUtc="2026-05-05T13:10:00Z">
        <w:r w:rsidRPr="00F01FD6">
          <w:rPr>
            <w:lang w:val="de-DE"/>
            <w:rPrChange w:id="1053" w:author="Maximilian Goeppert" w:date="2026-05-05T15:10:00Z" w16du:dateUtc="2026-05-05T13:10:00Z">
              <w:rPr/>
            </w:rPrChange>
          </w:rPr>
          <w:t>Wissensintensive Dienstleistungen verändert KI aktuell grundlegend. Wir sehen darin eine Chance: Fachkräfte konzentrieren sich auf das, was echten Wert schafft – Kreativität, Analyse und Kundenverständnis.</w:t>
        </w:r>
        <w:r>
          <w:rPr>
            <w:lang w:val="de-DE"/>
          </w:rPr>
          <w:t xml:space="preserve"> Di Anwendung findet dabei auf verschiedenen Ebenen der Wertschöpfung statt. </w:t>
        </w:r>
      </w:ins>
    </w:p>
    <w:p w14:paraId="2ECA9814" w14:textId="77777777" w:rsidR="00F01FD6" w:rsidRPr="00F01FD6" w:rsidRDefault="00F01FD6" w:rsidP="00F01FD6">
      <w:pPr>
        <w:pStyle w:val="font-claude-response-body"/>
        <w:rPr>
          <w:ins w:id="1054" w:author="Maximilian Goeppert" w:date="2026-05-05T15:10:00Z" w16du:dateUtc="2026-05-05T13:10:00Z"/>
          <w:lang w:val="de-DE"/>
          <w:rPrChange w:id="1055" w:author="Maximilian Goeppert" w:date="2026-05-05T15:10:00Z" w16du:dateUtc="2026-05-05T13:10:00Z">
            <w:rPr>
              <w:ins w:id="1056" w:author="Maximilian Goeppert" w:date="2026-05-05T15:10:00Z" w16du:dateUtc="2026-05-05T13:10:00Z"/>
            </w:rPr>
          </w:rPrChange>
        </w:rPr>
      </w:pPr>
      <w:ins w:id="1057" w:author="Maximilian Goeppert" w:date="2026-05-05T15:10:00Z" w16du:dateUtc="2026-05-05T13:10:00Z">
        <w:r w:rsidRPr="00F01FD6">
          <w:rPr>
            <w:rStyle w:val="Strong"/>
            <w:lang w:val="de-DE"/>
            <w:rPrChange w:id="1058" w:author="Maximilian Goeppert" w:date="2026-05-05T15:10:00Z" w16du:dateUtc="2026-05-05T13:10:00Z">
              <w:rPr>
                <w:rStyle w:val="Strong"/>
              </w:rPr>
            </w:rPrChange>
          </w:rPr>
          <w:t>Management-Ebene</w:t>
        </w:r>
        <w:r w:rsidRPr="00F01FD6">
          <w:rPr>
            <w:lang w:val="de-DE"/>
            <w:rPrChange w:id="1059" w:author="Maximilian Goeppert" w:date="2026-05-05T15:10:00Z" w16du:dateUtc="2026-05-05T13:10:00Z">
              <w:rPr/>
            </w:rPrChange>
          </w:rPr>
          <w:t xml:space="preserve"> Integrierte Reporting- und Forecasting-Lösungen sowie KI-gestützte Sales-Tools schaffen Transparenz, datenbasierte Entscheidungsgrundlagen und entlasten Engpassprozesse in Vertrieb und Kundenmanagement.</w:t>
        </w:r>
      </w:ins>
    </w:p>
    <w:p w14:paraId="2D38F6E2" w14:textId="4E53DC25" w:rsidR="00F01FD6" w:rsidRPr="00F01FD6" w:rsidRDefault="00F01FD6" w:rsidP="00F01FD6">
      <w:pPr>
        <w:pStyle w:val="font-claude-response-body"/>
        <w:rPr>
          <w:ins w:id="1060" w:author="Maximilian Goeppert" w:date="2026-05-05T15:10:00Z" w16du:dateUtc="2026-05-05T13:10:00Z"/>
          <w:lang w:val="de-DE"/>
          <w:rPrChange w:id="1061" w:author="Maximilian Goeppert" w:date="2026-05-05T15:10:00Z" w16du:dateUtc="2026-05-05T13:10:00Z">
            <w:rPr>
              <w:ins w:id="1062" w:author="Maximilian Goeppert" w:date="2026-05-05T15:10:00Z" w16du:dateUtc="2026-05-05T13:10:00Z"/>
            </w:rPr>
          </w:rPrChange>
        </w:rPr>
      </w:pPr>
      <w:ins w:id="1063" w:author="Maximilian Goeppert" w:date="2026-05-05T15:10:00Z" w16du:dateUtc="2026-05-05T13:10:00Z">
        <w:r w:rsidRPr="00F01FD6">
          <w:rPr>
            <w:rStyle w:val="Strong"/>
            <w:lang w:val="de-DE"/>
            <w:rPrChange w:id="1064" w:author="Maximilian Goeppert" w:date="2026-05-05T15:10:00Z" w16du:dateUtc="2026-05-05T13:10:00Z">
              <w:rPr>
                <w:rStyle w:val="Strong"/>
              </w:rPr>
            </w:rPrChange>
          </w:rPr>
          <w:t>Operatives Kerngeschäft</w:t>
        </w:r>
        <w:r w:rsidRPr="00F01FD6">
          <w:rPr>
            <w:lang w:val="de-DE"/>
            <w:rPrChange w:id="1065" w:author="Maximilian Goeppert" w:date="2026-05-05T15:10:00Z" w16du:dateUtc="2026-05-05T13:10:00Z">
              <w:rPr/>
            </w:rPrChange>
          </w:rPr>
          <w:t xml:space="preserve"> Branchenspezifisch zugeschnittene </w:t>
        </w:r>
      </w:ins>
      <w:ins w:id="1066" w:author="Maximilian Goeppert" w:date="2026-05-05T15:11:00Z" w16du:dateUtc="2026-05-05T13:11:00Z">
        <w:r>
          <w:rPr>
            <w:lang w:val="de-DE"/>
          </w:rPr>
          <w:t xml:space="preserve">- </w:t>
        </w:r>
      </w:ins>
      <w:ins w:id="1067" w:author="Maximilian Goeppert" w:date="2026-05-05T15:10:00Z" w16du:dateUtc="2026-05-05T13:10:00Z">
        <w:r w:rsidRPr="00F01FD6">
          <w:rPr>
            <w:lang w:val="de-DE"/>
            <w:rPrChange w:id="1068" w:author="Maximilian Goeppert" w:date="2026-05-05T15:10:00Z" w16du:dateUtc="2026-05-05T13:10:00Z">
              <w:rPr/>
            </w:rPrChange>
          </w:rPr>
          <w:t xml:space="preserve">agentische </w:t>
        </w:r>
      </w:ins>
      <w:ins w:id="1069" w:author="Maximilian Goeppert" w:date="2026-05-05T15:11:00Z" w16du:dateUtc="2026-05-05T13:11:00Z">
        <w:r>
          <w:rPr>
            <w:lang w:val="de-DE"/>
          </w:rPr>
          <w:t xml:space="preserve">- </w:t>
        </w:r>
      </w:ins>
      <w:ins w:id="1070" w:author="Maximilian Goeppert" w:date="2026-05-05T15:10:00Z" w16du:dateUtc="2026-05-05T13:10:00Z">
        <w:r w:rsidRPr="00F01FD6">
          <w:rPr>
            <w:lang w:val="de-DE"/>
            <w:rPrChange w:id="1071" w:author="Maximilian Goeppert" w:date="2026-05-05T15:10:00Z" w16du:dateUtc="2026-05-05T13:10:00Z">
              <w:rPr/>
            </w:rPrChange>
          </w:rPr>
          <w:t>Assistenzsysteme unterstützen Fachkräfte in Planung, Prüfung und Dokumentation – für höhere Output-Qualität und beschleunigte Umsetzungszyklen.</w:t>
        </w:r>
      </w:ins>
    </w:p>
    <w:p w14:paraId="7D63F7BE" w14:textId="77777777" w:rsidR="00F01FD6" w:rsidRPr="00F01FD6" w:rsidRDefault="00F01FD6" w:rsidP="00F01FD6">
      <w:pPr>
        <w:pStyle w:val="font-claude-response-body"/>
        <w:rPr>
          <w:ins w:id="1072" w:author="Maximilian Goeppert" w:date="2026-05-05T15:10:00Z" w16du:dateUtc="2026-05-05T13:10:00Z"/>
          <w:lang w:val="de-DE"/>
          <w:rPrChange w:id="1073" w:author="Maximilian Goeppert" w:date="2026-05-05T15:10:00Z" w16du:dateUtc="2026-05-05T13:10:00Z">
            <w:rPr>
              <w:ins w:id="1074" w:author="Maximilian Goeppert" w:date="2026-05-05T15:10:00Z" w16du:dateUtc="2026-05-05T13:10:00Z"/>
            </w:rPr>
          </w:rPrChange>
        </w:rPr>
      </w:pPr>
      <w:ins w:id="1075" w:author="Maximilian Goeppert" w:date="2026-05-05T15:10:00Z" w16du:dateUtc="2026-05-05T13:10:00Z">
        <w:r w:rsidRPr="00F01FD6">
          <w:rPr>
            <w:rStyle w:val="Strong"/>
            <w:lang w:val="de-DE"/>
            <w:rPrChange w:id="1076" w:author="Maximilian Goeppert" w:date="2026-05-05T15:10:00Z" w16du:dateUtc="2026-05-05T13:10:00Z">
              <w:rPr>
                <w:rStyle w:val="Strong"/>
              </w:rPr>
            </w:rPrChange>
          </w:rPr>
          <w:t>Supportfunktionen</w:t>
        </w:r>
        <w:r w:rsidRPr="00F01FD6">
          <w:rPr>
            <w:lang w:val="de-DE"/>
            <w:rPrChange w:id="1077" w:author="Maximilian Goeppert" w:date="2026-05-05T15:10:00Z" w16du:dateUtc="2026-05-05T13:10:00Z">
              <w:rPr/>
            </w:rPrChange>
          </w:rPr>
          <w:t xml:space="preserve"> Wiederkehrende Tätigkeiten in Einkauf, Vertragsmanagement und Marketing werden systematisch automatisiert – für entlastete Prozesse und reduzierte operative Risiken.</w:t>
        </w:r>
      </w:ins>
    </w:p>
    <w:p w14:paraId="1CC232B5" w14:textId="3343243A" w:rsidR="002E42BF" w:rsidRPr="002C6234" w:rsidRDefault="00CE560A">
      <w:pPr>
        <w:pStyle w:val="Heading2"/>
        <w:spacing w:before="300" w:after="120"/>
        <w:rPr>
          <w:del w:id="1078" w:author="Maximilian Goeppert" w:date="2026-05-05T15:10:00Z" w16du:dateUtc="2026-05-05T13:10:00Z"/>
          <w:lang w:val="de-DE"/>
        </w:rPr>
      </w:pPr>
      <w:ins w:id="1079" w:author="Amon Göppert" w:date="2026-05-04T16:09:00Z" w16du:dateUtc="2026-05-04T14:09:00Z">
        <w:del w:id="1080" w:author="Maximilian Goeppert" w:date="2026-05-05T15:10:00Z" w16du:dateUtc="2026-05-05T13:10:00Z">
          <w:r>
            <w:rPr>
              <w:b/>
              <w:bCs/>
              <w:sz w:val="40"/>
              <w:szCs w:val="40"/>
              <w:lang w:val="de-DE"/>
            </w:rPr>
            <w:delText>Neue Technologien</w:delText>
          </w:r>
          <w:r w:rsidR="00856781">
            <w:rPr>
              <w:b/>
              <w:bCs/>
              <w:sz w:val="40"/>
              <w:szCs w:val="40"/>
              <w:lang w:val="de-DE"/>
            </w:rPr>
            <w:delText xml:space="preserve"> für Dienstleistungsunternehmen</w:delText>
          </w:r>
        </w:del>
      </w:ins>
      <w:del w:id="1081" w:author="Maximilian Goeppert" w:date="2026-05-05T15:10:00Z" w16du:dateUtc="2026-05-05T13:10:00Z">
        <w:r w:rsidR="00BE7304" w:rsidRPr="002C6234" w:rsidDel="00CE560A">
          <w:rPr>
            <w:b/>
            <w:bCs/>
            <w:lang w:val="de-DE"/>
          </w:rPr>
          <w:delText>Drei Bereiche, in denen wir konkret ansetzen.</w:delText>
        </w:r>
      </w:del>
    </w:p>
    <w:p w14:paraId="3FD2B69E" w14:textId="278D5167" w:rsidR="00012923" w:rsidRPr="008246C3" w:rsidRDefault="00BE7304" w:rsidP="00012923">
      <w:pPr>
        <w:spacing w:before="80" w:after="120"/>
        <w:rPr>
          <w:ins w:id="1082" w:author="Amon Göppert" w:date="2026-05-04T11:41:00Z" w16du:dateUtc="2026-05-04T09:41:00Z"/>
          <w:del w:id="1083" w:author="Maximilian Goeppert" w:date="2026-05-05T15:10:00Z" w16du:dateUtc="2026-05-05T13:10:00Z"/>
          <w:sz w:val="24"/>
          <w:szCs w:val="24"/>
          <w:lang w:val="de-DE"/>
          <w:rPrChange w:id="1084" w:author="Amon Göppert" w:date="2026-05-04T18:15:00Z" w16du:dateUtc="2026-05-04T16:15:00Z">
            <w:rPr>
              <w:ins w:id="1085" w:author="Amon Göppert" w:date="2026-05-04T11:41:00Z" w16du:dateUtc="2026-05-04T09:41:00Z"/>
              <w:del w:id="1086" w:author="Maximilian Goeppert" w:date="2026-05-05T15:10:00Z" w16du:dateUtc="2026-05-05T13:10:00Z"/>
              <w:lang w:val="de-DE"/>
            </w:rPr>
          </w:rPrChange>
        </w:rPr>
      </w:pPr>
      <w:del w:id="1087" w:author="Maximilian Goeppert" w:date="2026-05-05T15:10:00Z" w16du:dateUtc="2026-05-05T13:10:00Z">
        <w:r w:rsidRPr="008246C3" w:rsidDel="00980D44">
          <w:rPr>
            <w:sz w:val="24"/>
            <w:szCs w:val="24"/>
            <w:lang w:val="de-DE"/>
            <w:rPrChange w:id="1088" w:author="Amon Göppert" w:date="2026-05-04T18:15:00Z" w16du:dateUtc="2026-05-04T16:15:00Z">
              <w:rPr>
                <w:lang w:val="de-DE"/>
              </w:rPr>
            </w:rPrChange>
          </w:rPr>
          <w:delText>Statt Digitalisierung als Schlagwort über ein Unternehmen zu legen, arbeiten wir auf drei klar getrennten Ebenen – jede mit eigenem Fokus und messbaren Ergebnissen</w:delText>
        </w:r>
        <w:r w:rsidRPr="008246C3" w:rsidDel="00177916">
          <w:rPr>
            <w:sz w:val="24"/>
            <w:szCs w:val="24"/>
            <w:lang w:val="de-DE"/>
            <w:rPrChange w:id="1089" w:author="Amon Göppert" w:date="2026-05-04T18:15:00Z" w16du:dateUtc="2026-05-04T16:15:00Z">
              <w:rPr>
                <w:lang w:val="de-DE"/>
              </w:rPr>
            </w:rPrChange>
          </w:rPr>
          <w:delText>.</w:delText>
        </w:r>
      </w:del>
      <w:commentRangeStart w:id="1090"/>
      <w:ins w:id="1091" w:author="Amon Göppert" w:date="2026-05-04T11:41:00Z" w16du:dateUtc="2026-05-04T09:41:00Z">
        <w:del w:id="1092" w:author="Maximilian Goeppert" w:date="2026-05-05T15:10:00Z" w16du:dateUtc="2026-05-05T13:10:00Z">
          <w:r w:rsidR="00012923" w:rsidRPr="008246C3">
            <w:rPr>
              <w:sz w:val="24"/>
              <w:szCs w:val="24"/>
              <w:lang w:val="de-DE"/>
              <w:rPrChange w:id="1093" w:author="Amon Göppert" w:date="2026-05-04T18:15:00Z" w16du:dateUtc="2026-05-04T16:15:00Z">
                <w:rPr>
                  <w:lang w:val="de-DE"/>
                </w:rPr>
              </w:rPrChange>
            </w:rPr>
            <w:delText xml:space="preserve">Wissensträger im Mittelstand sind das Rückgrat unserer Wirtschaft. Allerdings verändert KI wissensintensive Dienstleistungen aktuell grundlegend. Wir sehen dies als Chance den Mittelstand durch </w:delText>
          </w:r>
        </w:del>
      </w:ins>
      <w:ins w:id="1094" w:author="Amon Göppert" w:date="2026-05-04T16:12:00Z" w16du:dateUtc="2026-05-04T14:12:00Z">
        <w:del w:id="1095" w:author="Maximilian Goeppert" w:date="2026-05-05T15:10:00Z" w16du:dateUtc="2026-05-05T13:10:00Z">
          <w:r w:rsidR="00177916" w:rsidRPr="008246C3">
            <w:rPr>
              <w:sz w:val="24"/>
              <w:szCs w:val="24"/>
              <w:lang w:val="de-DE"/>
              <w:rPrChange w:id="1096" w:author="Amon Göppert" w:date="2026-05-04T18:15:00Z" w16du:dateUtc="2026-05-04T16:15:00Z">
                <w:rPr>
                  <w:lang w:val="de-DE"/>
                </w:rPr>
              </w:rPrChange>
            </w:rPr>
            <w:delText xml:space="preserve">neue </w:delText>
          </w:r>
        </w:del>
      </w:ins>
      <w:ins w:id="1097" w:author="Amon Göppert" w:date="2026-05-04T11:41:00Z" w16du:dateUtc="2026-05-04T09:41:00Z">
        <w:del w:id="1098" w:author="Maximilian Goeppert" w:date="2026-05-05T15:10:00Z" w16du:dateUtc="2026-05-05T13:10:00Z">
          <w:r w:rsidR="00012923" w:rsidRPr="008246C3">
            <w:rPr>
              <w:sz w:val="24"/>
              <w:szCs w:val="24"/>
              <w:lang w:val="de-DE"/>
              <w:rPrChange w:id="1099" w:author="Amon Göppert" w:date="2026-05-04T18:15:00Z" w16du:dateUtc="2026-05-04T16:15:00Z">
                <w:rPr>
                  <w:lang w:val="de-DE"/>
                </w:rPr>
              </w:rPrChange>
            </w:rPr>
            <w:delText>Technologie</w:delText>
          </w:r>
        </w:del>
      </w:ins>
      <w:ins w:id="1100" w:author="Amon Göppert" w:date="2026-05-04T16:13:00Z" w16du:dateUtc="2026-05-04T14:13:00Z">
        <w:del w:id="1101" w:author="Maximilian Goeppert" w:date="2026-05-05T15:10:00Z" w16du:dateUtc="2026-05-05T13:10:00Z">
          <w:r w:rsidR="00177916" w:rsidRPr="008246C3">
            <w:rPr>
              <w:sz w:val="24"/>
              <w:szCs w:val="24"/>
              <w:lang w:val="de-DE"/>
              <w:rPrChange w:id="1102" w:author="Amon Göppert" w:date="2026-05-04T18:15:00Z" w16du:dateUtc="2026-05-04T16:15:00Z">
                <w:rPr>
                  <w:lang w:val="de-DE"/>
                </w:rPr>
              </w:rPrChange>
            </w:rPr>
            <w:delText>n</w:delText>
          </w:r>
        </w:del>
      </w:ins>
      <w:ins w:id="1103" w:author="Amon Göppert" w:date="2026-05-04T11:41:00Z" w16du:dateUtc="2026-05-04T09:41:00Z">
        <w:del w:id="1104" w:author="Maximilian Goeppert" w:date="2026-05-05T15:10:00Z" w16du:dateUtc="2026-05-05T13:10:00Z">
          <w:r w:rsidR="00012923" w:rsidRPr="008246C3">
            <w:rPr>
              <w:sz w:val="24"/>
              <w:szCs w:val="24"/>
              <w:lang w:val="de-DE"/>
              <w:rPrChange w:id="1105" w:author="Amon Göppert" w:date="2026-05-04T18:15:00Z" w16du:dateUtc="2026-05-04T16:15:00Z">
                <w:rPr>
                  <w:lang w:val="de-DE"/>
                </w:rPr>
              </w:rPrChange>
            </w:rPr>
            <w:delText xml:space="preserve"> zukunftsfähig zu machen: Wissensträger können sich fokussieren auf das</w:delText>
          </w:r>
        </w:del>
      </w:ins>
      <w:ins w:id="1106" w:author="Amon Göppert" w:date="2026-05-04T18:15:00Z" w16du:dateUtc="2026-05-04T16:15:00Z">
        <w:del w:id="1107" w:author="Maximilian Goeppert" w:date="2026-05-05T15:10:00Z" w16du:dateUtc="2026-05-05T13:10:00Z">
          <w:r w:rsidR="0081189A" w:rsidRPr="008246C3">
            <w:rPr>
              <w:sz w:val="24"/>
              <w:szCs w:val="24"/>
              <w:lang w:val="de-DE"/>
              <w:rPrChange w:id="1108" w:author="Amon Göppert" w:date="2026-05-04T18:15:00Z" w16du:dateUtc="2026-05-04T16:15:00Z">
                <w:rPr>
                  <w:lang w:val="de-DE"/>
                </w:rPr>
              </w:rPrChange>
            </w:rPr>
            <w:delText>, was</w:delText>
          </w:r>
        </w:del>
      </w:ins>
      <w:ins w:id="1109" w:author="Amon Göppert" w:date="2026-05-04T11:41:00Z" w16du:dateUtc="2026-05-04T09:41:00Z">
        <w:del w:id="1110" w:author="Maximilian Goeppert" w:date="2026-05-05T15:10:00Z" w16du:dateUtc="2026-05-05T13:10:00Z">
          <w:r w:rsidR="00012923" w:rsidRPr="008246C3">
            <w:rPr>
              <w:sz w:val="24"/>
              <w:szCs w:val="24"/>
              <w:lang w:val="de-DE"/>
              <w:rPrChange w:id="1111" w:author="Amon Göppert" w:date="2026-05-04T18:15:00Z" w16du:dateUtc="2026-05-04T16:15:00Z">
                <w:rPr>
                  <w:lang w:val="de-DE"/>
                </w:rPr>
              </w:rPrChange>
            </w:rPr>
            <w:delText xml:space="preserve"> Wert schafft: Kreativität, fachliche Analyse und Kundenverständnis.</w:delText>
          </w:r>
        </w:del>
        <w:commentRangeEnd w:id="1090"/>
        <w:r w:rsidR="00012923" w:rsidRPr="008246C3">
          <w:rPr>
            <w:rStyle w:val="CommentReference"/>
            <w:sz w:val="24"/>
            <w:szCs w:val="24"/>
            <w:lang w:val="de-DE"/>
            <w:rPrChange w:id="1112" w:author="Amon Göppert" w:date="2026-05-04T18:15:00Z" w16du:dateUtc="2026-05-04T16:15:00Z">
              <w:rPr>
                <w:rStyle w:val="CommentReference"/>
                <w:sz w:val="22"/>
                <w:szCs w:val="22"/>
                <w:lang w:val="de-DE"/>
              </w:rPr>
            </w:rPrChange>
          </w:rPr>
          <w:commentReference w:id="1090"/>
        </w:r>
      </w:ins>
    </w:p>
    <w:p w14:paraId="1CC232B6" w14:textId="7378AA6A" w:rsidR="002E42BF" w:rsidRPr="00A06255" w:rsidDel="00177916" w:rsidRDefault="002E42BF">
      <w:pPr>
        <w:spacing w:before="80" w:after="120"/>
        <w:rPr>
          <w:del w:id="1113" w:author="Maximilian Goeppert" w:date="2026-05-05T15:10:00Z" w16du:dateUtc="2026-05-05T13:10:00Z"/>
          <w:sz w:val="24"/>
          <w:szCs w:val="24"/>
          <w:lang w:val="de-DE"/>
        </w:rPr>
      </w:pPr>
    </w:p>
    <w:p w14:paraId="7DB9B83C" w14:textId="5359272C" w:rsidR="00D268B1" w:rsidRPr="008246C3" w:rsidRDefault="00D268B1" w:rsidP="00D268B1">
      <w:pPr>
        <w:pStyle w:val="font-claude-response-body"/>
        <w:rPr>
          <w:ins w:id="1114" w:author="Amon Göppert" w:date="2026-05-04T18:04:00Z" w16du:dateUtc="2026-05-04T16:04:00Z"/>
          <w:del w:id="1115" w:author="Maximilian Goeppert" w:date="2026-05-05T15:10:00Z" w16du:dateUtc="2026-05-05T13:10:00Z"/>
          <w:rFonts w:ascii="Arial" w:hAnsi="Arial" w:cs="Arial"/>
          <w:lang w:val="de-DE"/>
          <w:rPrChange w:id="1116" w:author="Amon Göppert" w:date="2026-05-04T18:15:00Z" w16du:dateUtc="2026-05-04T16:15:00Z">
            <w:rPr>
              <w:ins w:id="1117" w:author="Amon Göppert" w:date="2026-05-04T18:04:00Z" w16du:dateUtc="2026-05-04T16:04:00Z"/>
              <w:del w:id="1118" w:author="Maximilian Goeppert" w:date="2026-05-05T15:10:00Z" w16du:dateUtc="2026-05-05T13:10:00Z"/>
            </w:rPr>
          </w:rPrChange>
        </w:rPr>
      </w:pPr>
      <w:ins w:id="1119" w:author="Amon Göppert" w:date="2026-05-04T18:04:00Z" w16du:dateUtc="2026-05-04T16:04:00Z">
        <w:del w:id="1120" w:author="Maximilian Goeppert" w:date="2026-05-05T15:10:00Z" w16du:dateUtc="2026-05-05T13:10:00Z">
          <w:r w:rsidRPr="008246C3">
            <w:rPr>
              <w:rStyle w:val="Strong"/>
              <w:rFonts w:ascii="Arial" w:hAnsi="Arial" w:cs="Arial"/>
              <w:lang w:val="de-DE"/>
              <w:rPrChange w:id="1121" w:author="Amon Göppert" w:date="2026-05-04T18:15:00Z" w16du:dateUtc="2026-05-04T16:15:00Z">
                <w:rPr>
                  <w:rStyle w:val="Strong"/>
                </w:rPr>
              </w:rPrChange>
            </w:rPr>
            <w:delText>Management-Ebene</w:delText>
          </w:r>
          <w:r w:rsidRPr="008246C3">
            <w:rPr>
              <w:rFonts w:ascii="Arial" w:hAnsi="Arial" w:cs="Arial"/>
              <w:lang w:val="de-DE"/>
              <w:rPrChange w:id="1122" w:author="Amon Göppert" w:date="2026-05-04T18:15:00Z" w16du:dateUtc="2026-05-04T16:15:00Z">
                <w:rPr>
                  <w:rFonts w:ascii="Arial" w:hAnsi="Arial" w:cs="Arial"/>
                </w:rPr>
              </w:rPrChange>
            </w:rPr>
            <w:br/>
          </w:r>
        </w:del>
      </w:ins>
      <w:ins w:id="1123" w:author="Amon Göppert" w:date="2026-05-04T18:05:00Z" w16du:dateUtc="2026-05-04T16:05:00Z">
        <w:del w:id="1124" w:author="Maximilian Goeppert" w:date="2026-05-05T15:10:00Z" w16du:dateUtc="2026-05-05T13:10:00Z">
          <w:r w:rsidR="00AD02CB" w:rsidRPr="008246C3">
            <w:rPr>
              <w:rFonts w:ascii="Arial" w:hAnsi="Arial" w:cs="Arial"/>
              <w:lang w:val="de-DE"/>
            </w:rPr>
            <w:delText>I</w:delText>
          </w:r>
        </w:del>
      </w:ins>
      <w:ins w:id="1125" w:author="Amon Göppert" w:date="2026-05-04T18:04:00Z" w16du:dateUtc="2026-05-04T16:04:00Z">
        <w:del w:id="1126" w:author="Maximilian Goeppert" w:date="2026-05-05T15:10:00Z" w16du:dateUtc="2026-05-05T13:10:00Z">
          <w:r w:rsidRPr="008246C3">
            <w:rPr>
              <w:rFonts w:ascii="Arial" w:hAnsi="Arial" w:cs="Arial"/>
              <w:lang w:val="de-DE"/>
              <w:rPrChange w:id="1127" w:author="Amon Göppert" w:date="2026-05-04T18:15:00Z" w16du:dateUtc="2026-05-04T16:15:00Z">
                <w:rPr/>
              </w:rPrChange>
            </w:rPr>
            <w:delText xml:space="preserve">ntegrierte Reporting- und Forecasting-Lösungen sowie KI-gestützte </w:delText>
          </w:r>
        </w:del>
      </w:ins>
      <w:ins w:id="1128" w:author="Amon Göppert" w:date="2026-05-04T18:05:00Z" w16du:dateUtc="2026-05-04T16:05:00Z">
        <w:del w:id="1129" w:author="Maximilian Goeppert" w:date="2026-05-05T15:10:00Z" w16du:dateUtc="2026-05-05T13:10:00Z">
          <w:r w:rsidR="00AD02CB" w:rsidRPr="008246C3">
            <w:rPr>
              <w:rFonts w:ascii="Arial" w:hAnsi="Arial" w:cs="Arial"/>
              <w:lang w:val="de-DE"/>
            </w:rPr>
            <w:delText>Sales-</w:delText>
          </w:r>
        </w:del>
      </w:ins>
      <w:ins w:id="1130" w:author="Amon Göppert" w:date="2026-05-04T18:06:00Z" w16du:dateUtc="2026-05-04T16:06:00Z">
        <w:del w:id="1131" w:author="Maximilian Goeppert" w:date="2026-05-05T15:10:00Z" w16du:dateUtc="2026-05-05T13:10:00Z">
          <w:r w:rsidR="00AD02CB" w:rsidRPr="008246C3">
            <w:rPr>
              <w:rFonts w:ascii="Arial" w:hAnsi="Arial" w:cs="Arial"/>
              <w:lang w:val="de-DE"/>
            </w:rPr>
            <w:delText>Tools</w:delText>
          </w:r>
        </w:del>
      </w:ins>
      <w:ins w:id="1132" w:author="Amon Göppert" w:date="2026-05-04T18:04:00Z" w16du:dateUtc="2026-05-04T16:04:00Z">
        <w:del w:id="1133" w:author="Maximilian Goeppert" w:date="2026-05-05T15:10:00Z" w16du:dateUtc="2026-05-05T13:10:00Z">
          <w:r w:rsidRPr="008246C3">
            <w:rPr>
              <w:rFonts w:ascii="Arial" w:hAnsi="Arial" w:cs="Arial"/>
              <w:lang w:val="de-DE"/>
              <w:rPrChange w:id="1134" w:author="Amon Göppert" w:date="2026-05-04T18:15:00Z" w16du:dateUtc="2026-05-04T16:15:00Z">
                <w:rPr/>
              </w:rPrChange>
            </w:rPr>
            <w:delText>. Das Ergebnis: mehr Transparenz für die Geschäftsführung, datenbasierte Entscheidungsgrundlagen und entlastete Engpass-Prozesse</w:delText>
          </w:r>
        </w:del>
      </w:ins>
      <w:ins w:id="1135" w:author="Amon Göppert" w:date="2026-05-04T18:06:00Z" w16du:dateUtc="2026-05-04T16:06:00Z">
        <w:del w:id="1136" w:author="Maximilian Goeppert" w:date="2026-05-05T15:10:00Z" w16du:dateUtc="2026-05-05T13:10:00Z">
          <w:r w:rsidR="00AD02CB" w:rsidRPr="008246C3">
            <w:rPr>
              <w:rFonts w:ascii="Arial" w:hAnsi="Arial" w:cs="Arial"/>
              <w:lang w:val="de-DE"/>
            </w:rPr>
            <w:delText xml:space="preserve"> im Vertrieb oder Kundenmanagement</w:delText>
          </w:r>
        </w:del>
      </w:ins>
      <w:ins w:id="1137" w:author="Amon Göppert" w:date="2026-05-04T18:04:00Z" w16du:dateUtc="2026-05-04T16:04:00Z">
        <w:del w:id="1138" w:author="Maximilian Goeppert" w:date="2026-05-05T15:10:00Z" w16du:dateUtc="2026-05-05T13:10:00Z">
          <w:r w:rsidRPr="008246C3">
            <w:rPr>
              <w:rFonts w:ascii="Arial" w:hAnsi="Arial" w:cs="Arial"/>
              <w:lang w:val="de-DE"/>
              <w:rPrChange w:id="1139" w:author="Amon Göppert" w:date="2026-05-04T18:15:00Z" w16du:dateUtc="2026-05-04T16:15:00Z">
                <w:rPr/>
              </w:rPrChange>
            </w:rPr>
            <w:delText>.</w:delText>
          </w:r>
        </w:del>
      </w:ins>
    </w:p>
    <w:p w14:paraId="58DDCB49" w14:textId="5EEC2D89" w:rsidR="00D268B1" w:rsidRPr="008246C3" w:rsidRDefault="00D268B1" w:rsidP="00D268B1">
      <w:pPr>
        <w:pStyle w:val="font-claude-response-body"/>
        <w:rPr>
          <w:ins w:id="1140" w:author="Amon Göppert" w:date="2026-05-04T18:04:00Z" w16du:dateUtc="2026-05-04T16:04:00Z"/>
          <w:del w:id="1141" w:author="Maximilian Goeppert" w:date="2026-05-05T15:10:00Z" w16du:dateUtc="2026-05-05T13:10:00Z"/>
          <w:rFonts w:ascii="Arial" w:hAnsi="Arial" w:cs="Arial"/>
          <w:lang w:val="de-DE"/>
          <w:rPrChange w:id="1142" w:author="Amon Göppert" w:date="2026-05-04T18:15:00Z" w16du:dateUtc="2026-05-04T16:15:00Z">
            <w:rPr>
              <w:ins w:id="1143" w:author="Amon Göppert" w:date="2026-05-04T18:04:00Z" w16du:dateUtc="2026-05-04T16:04:00Z"/>
              <w:del w:id="1144" w:author="Maximilian Goeppert" w:date="2026-05-05T15:10:00Z" w16du:dateUtc="2026-05-05T13:10:00Z"/>
            </w:rPr>
          </w:rPrChange>
        </w:rPr>
      </w:pPr>
      <w:ins w:id="1145" w:author="Amon Göppert" w:date="2026-05-04T18:04:00Z" w16du:dateUtc="2026-05-04T16:04:00Z">
        <w:del w:id="1146" w:author="Maximilian Goeppert" w:date="2026-05-05T15:10:00Z" w16du:dateUtc="2026-05-05T13:10:00Z">
          <w:r w:rsidRPr="008246C3">
            <w:rPr>
              <w:rStyle w:val="Strong"/>
              <w:rFonts w:ascii="Arial" w:hAnsi="Arial" w:cs="Arial"/>
              <w:lang w:val="de-DE"/>
              <w:rPrChange w:id="1147" w:author="Amon Göppert" w:date="2026-05-04T18:15:00Z" w16du:dateUtc="2026-05-04T16:15:00Z">
                <w:rPr>
                  <w:rStyle w:val="Strong"/>
                </w:rPr>
              </w:rPrChange>
            </w:rPr>
            <w:delText>Operatives Kerngeschäft</w:delText>
          </w:r>
          <w:r w:rsidRPr="008246C3">
            <w:rPr>
              <w:rFonts w:ascii="Arial" w:hAnsi="Arial" w:cs="Arial"/>
              <w:lang w:val="de-DE"/>
              <w:rPrChange w:id="1148" w:author="Amon Göppert" w:date="2026-05-04T18:15:00Z" w16du:dateUtc="2026-05-04T16:15:00Z">
                <w:rPr>
                  <w:rFonts w:ascii="Arial" w:hAnsi="Arial" w:cs="Arial"/>
                </w:rPr>
              </w:rPrChange>
            </w:rPr>
            <w:br/>
          </w:r>
          <w:r w:rsidRPr="008246C3">
            <w:rPr>
              <w:rFonts w:ascii="Arial" w:hAnsi="Arial" w:cs="Arial"/>
              <w:lang w:val="de-DE"/>
              <w:rPrChange w:id="1149" w:author="Amon Göppert" w:date="2026-05-04T18:15:00Z" w16du:dateUtc="2026-05-04T16:15:00Z">
                <w:rPr/>
              </w:rPrChange>
            </w:rPr>
            <w:delText xml:space="preserve">Hier liegen die größten Hebel </w:delText>
          </w:r>
          <w:r w:rsidRPr="008246C3">
            <w:rPr>
              <w:rFonts w:ascii="Arial" w:hAnsi="Arial" w:cs="Arial"/>
              <w:lang w:val="de-DE"/>
            </w:rPr>
            <w:delText>über KI-getriebene Effizienzsteigerung</w:delText>
          </w:r>
        </w:del>
      </w:ins>
      <w:ins w:id="1150" w:author="Amon Göppert" w:date="2026-05-04T18:05:00Z" w16du:dateUtc="2026-05-04T16:05:00Z">
        <w:del w:id="1151" w:author="Maximilian Goeppert" w:date="2026-05-05T15:10:00Z" w16du:dateUtc="2026-05-05T13:10:00Z">
          <w:r w:rsidRPr="008246C3">
            <w:rPr>
              <w:rFonts w:ascii="Arial" w:hAnsi="Arial" w:cs="Arial"/>
              <w:lang w:val="de-DE"/>
            </w:rPr>
            <w:delText>en.</w:delText>
          </w:r>
        </w:del>
      </w:ins>
      <w:ins w:id="1152" w:author="Amon Göppert" w:date="2026-05-04T18:04:00Z" w16du:dateUtc="2026-05-04T16:04:00Z">
        <w:del w:id="1153" w:author="Maximilian Goeppert" w:date="2026-05-05T15:10:00Z" w16du:dateUtc="2026-05-05T13:10:00Z">
          <w:r w:rsidRPr="008246C3">
            <w:rPr>
              <w:rFonts w:ascii="Arial" w:hAnsi="Arial" w:cs="Arial"/>
              <w:lang w:val="de-DE"/>
              <w:rPrChange w:id="1154" w:author="Amon Göppert" w:date="2026-05-04T18:15:00Z" w16du:dateUtc="2026-05-04T16:15:00Z">
                <w:rPr/>
              </w:rPrChange>
            </w:rPr>
            <w:delText xml:space="preserve"> </w:delText>
          </w:r>
        </w:del>
      </w:ins>
      <w:ins w:id="1155" w:author="Amon Göppert" w:date="2026-05-04T18:05:00Z" w16du:dateUtc="2026-05-04T16:05:00Z">
        <w:del w:id="1156" w:author="Maximilian Goeppert" w:date="2026-05-05T15:10:00Z" w16du:dateUtc="2026-05-05T13:10:00Z">
          <w:r w:rsidRPr="008246C3">
            <w:rPr>
              <w:rFonts w:ascii="Arial" w:hAnsi="Arial" w:cs="Arial"/>
              <w:lang w:val="de-DE"/>
            </w:rPr>
            <w:delText>B</w:delText>
          </w:r>
        </w:del>
      </w:ins>
      <w:ins w:id="1157" w:author="Amon Göppert" w:date="2026-05-04T18:04:00Z" w16du:dateUtc="2026-05-04T16:04:00Z">
        <w:del w:id="1158" w:author="Maximilian Goeppert" w:date="2026-05-05T15:10:00Z" w16du:dateUtc="2026-05-05T13:10:00Z">
          <w:r w:rsidRPr="008246C3">
            <w:rPr>
              <w:rFonts w:ascii="Arial" w:hAnsi="Arial" w:cs="Arial"/>
              <w:lang w:val="de-DE"/>
              <w:rPrChange w:id="1159" w:author="Amon Göppert" w:date="2026-05-04T18:15:00Z" w16du:dateUtc="2026-05-04T16:15:00Z">
                <w:rPr/>
              </w:rPrChange>
            </w:rPr>
            <w:delText>ranchenspezifisch zugeschnitten</w:delText>
          </w:r>
        </w:del>
      </w:ins>
      <w:ins w:id="1160" w:author="Amon Göppert" w:date="2026-05-04T18:05:00Z" w16du:dateUtc="2026-05-04T16:05:00Z">
        <w:del w:id="1161" w:author="Maximilian Goeppert" w:date="2026-05-05T15:10:00Z" w16du:dateUtc="2026-05-05T13:10:00Z">
          <w:r w:rsidRPr="008246C3">
            <w:rPr>
              <w:rFonts w:ascii="Arial" w:hAnsi="Arial" w:cs="Arial"/>
              <w:lang w:val="de-DE"/>
            </w:rPr>
            <w:delText>e</w:delText>
          </w:r>
        </w:del>
      </w:ins>
      <w:ins w:id="1162" w:author="Amon Göppert" w:date="2026-05-04T18:04:00Z" w16du:dateUtc="2026-05-04T16:04:00Z">
        <w:del w:id="1163" w:author="Maximilian Goeppert" w:date="2026-05-05T15:10:00Z" w16du:dateUtc="2026-05-05T13:10:00Z">
          <w:r w:rsidRPr="008246C3">
            <w:rPr>
              <w:rFonts w:ascii="Arial" w:hAnsi="Arial" w:cs="Arial"/>
              <w:lang w:val="de-DE"/>
              <w:rPrChange w:id="1164" w:author="Amon Göppert" w:date="2026-05-04T18:15:00Z" w16du:dateUtc="2026-05-04T16:15:00Z">
                <w:rPr/>
              </w:rPrChange>
            </w:rPr>
            <w:delText xml:space="preserve"> </w:delText>
          </w:r>
        </w:del>
      </w:ins>
      <w:ins w:id="1165" w:author="Amon Göppert" w:date="2026-05-04T18:05:00Z" w16du:dateUtc="2026-05-04T16:05:00Z">
        <w:del w:id="1166" w:author="Maximilian Goeppert" w:date="2026-05-05T15:10:00Z" w16du:dateUtc="2026-05-05T13:10:00Z">
          <w:r w:rsidRPr="008246C3">
            <w:rPr>
              <w:rFonts w:ascii="Arial" w:hAnsi="Arial" w:cs="Arial"/>
              <w:lang w:val="de-DE"/>
            </w:rPr>
            <w:delText>a</w:delText>
          </w:r>
        </w:del>
      </w:ins>
      <w:ins w:id="1167" w:author="Amon Göppert" w:date="2026-05-04T18:04:00Z" w16du:dateUtc="2026-05-04T16:04:00Z">
        <w:del w:id="1168" w:author="Maximilian Goeppert" w:date="2026-05-05T15:10:00Z" w16du:dateUtc="2026-05-05T13:10:00Z">
          <w:r w:rsidRPr="008246C3">
            <w:rPr>
              <w:rFonts w:ascii="Arial" w:hAnsi="Arial" w:cs="Arial"/>
              <w:lang w:val="de-DE"/>
              <w:rPrChange w:id="1169" w:author="Amon Göppert" w:date="2026-05-04T18:15:00Z" w16du:dateUtc="2026-05-04T16:15:00Z">
                <w:rPr/>
              </w:rPrChange>
            </w:rPr>
            <w:delText>gentische Assistenzsysteme unterstützen Fachkräfte in Planung, Prüfung</w:delText>
          </w:r>
        </w:del>
      </w:ins>
      <w:ins w:id="1170" w:author="Amon Göppert" w:date="2026-05-04T18:06:00Z" w16du:dateUtc="2026-05-04T16:06:00Z">
        <w:del w:id="1171" w:author="Maximilian Goeppert" w:date="2026-05-05T15:10:00Z" w16du:dateUtc="2026-05-05T13:10:00Z">
          <w:r w:rsidR="00AD02CB" w:rsidRPr="008246C3">
            <w:rPr>
              <w:rFonts w:ascii="Arial" w:hAnsi="Arial" w:cs="Arial"/>
              <w:lang w:val="de-DE"/>
            </w:rPr>
            <w:delText>, Umsetzung</w:delText>
          </w:r>
        </w:del>
      </w:ins>
      <w:ins w:id="1172" w:author="Amon Göppert" w:date="2026-05-04T18:04:00Z" w16du:dateUtc="2026-05-04T16:04:00Z">
        <w:del w:id="1173" w:author="Maximilian Goeppert" w:date="2026-05-05T15:10:00Z" w16du:dateUtc="2026-05-05T13:10:00Z">
          <w:r w:rsidRPr="008246C3">
            <w:rPr>
              <w:rFonts w:ascii="Arial" w:hAnsi="Arial" w:cs="Arial"/>
              <w:lang w:val="de-DE"/>
              <w:rPrChange w:id="1174" w:author="Amon Göppert" w:date="2026-05-04T18:15:00Z" w16du:dateUtc="2026-05-04T16:15:00Z">
                <w:rPr/>
              </w:rPrChange>
            </w:rPr>
            <w:delText xml:space="preserve"> und Dokumentation. Das Ergebnis: </w:delText>
          </w:r>
        </w:del>
      </w:ins>
      <w:ins w:id="1175" w:author="Amon Göppert" w:date="2026-05-04T18:06:00Z" w16du:dateUtc="2026-05-04T16:06:00Z">
        <w:del w:id="1176" w:author="Maximilian Goeppert" w:date="2026-05-05T15:10:00Z" w16du:dateUtc="2026-05-05T13:10:00Z">
          <w:r w:rsidR="00AD02CB" w:rsidRPr="008246C3">
            <w:rPr>
              <w:rFonts w:ascii="Arial" w:hAnsi="Arial" w:cs="Arial"/>
              <w:lang w:val="de-DE"/>
            </w:rPr>
            <w:delText xml:space="preserve">Fokus auf </w:delText>
          </w:r>
          <w:r w:rsidR="00687AA6" w:rsidRPr="008246C3">
            <w:rPr>
              <w:rFonts w:ascii="Arial" w:hAnsi="Arial" w:cs="Arial"/>
              <w:lang w:val="de-DE"/>
            </w:rPr>
            <w:delText xml:space="preserve">fachliche Wertschöpfung, </w:delText>
          </w:r>
        </w:del>
      </w:ins>
      <w:ins w:id="1177" w:author="Amon Göppert" w:date="2026-05-04T18:04:00Z" w16du:dateUtc="2026-05-04T16:04:00Z">
        <w:del w:id="1178" w:author="Maximilian Goeppert" w:date="2026-05-05T15:10:00Z" w16du:dateUtc="2026-05-05T13:10:00Z">
          <w:r w:rsidRPr="008246C3">
            <w:rPr>
              <w:rFonts w:ascii="Arial" w:hAnsi="Arial" w:cs="Arial"/>
              <w:lang w:val="de-DE"/>
              <w:rPrChange w:id="1179" w:author="Amon Göppert" w:date="2026-05-04T18:15:00Z" w16du:dateUtc="2026-05-04T16:15:00Z">
                <w:rPr/>
              </w:rPrChange>
            </w:rPr>
            <w:delText>höhere Output-Qualität und beschleunigte Planungs- und Umsetzungszyklen.</w:delText>
          </w:r>
        </w:del>
      </w:ins>
    </w:p>
    <w:p w14:paraId="4FCC822A" w14:textId="152B858B" w:rsidR="00D268B1" w:rsidRPr="008246C3" w:rsidRDefault="00D268B1" w:rsidP="00D268B1">
      <w:pPr>
        <w:pStyle w:val="font-claude-response-body"/>
        <w:rPr>
          <w:ins w:id="1180" w:author="Amon Göppert" w:date="2026-05-04T18:04:00Z" w16du:dateUtc="2026-05-04T16:04:00Z"/>
          <w:del w:id="1181" w:author="Maximilian Goeppert" w:date="2026-05-05T15:10:00Z" w16du:dateUtc="2026-05-05T13:10:00Z"/>
          <w:rFonts w:ascii="Arial" w:hAnsi="Arial" w:cs="Arial"/>
          <w:lang w:val="de-DE"/>
          <w:rPrChange w:id="1182" w:author="Amon Göppert" w:date="2026-05-04T18:15:00Z" w16du:dateUtc="2026-05-04T16:15:00Z">
            <w:rPr>
              <w:ins w:id="1183" w:author="Amon Göppert" w:date="2026-05-04T18:04:00Z" w16du:dateUtc="2026-05-04T16:04:00Z"/>
              <w:del w:id="1184" w:author="Maximilian Goeppert" w:date="2026-05-05T15:10:00Z" w16du:dateUtc="2026-05-05T13:10:00Z"/>
            </w:rPr>
          </w:rPrChange>
        </w:rPr>
      </w:pPr>
      <w:ins w:id="1185" w:author="Amon Göppert" w:date="2026-05-04T18:04:00Z" w16du:dateUtc="2026-05-04T16:04:00Z">
        <w:del w:id="1186" w:author="Maximilian Goeppert" w:date="2026-05-05T15:10:00Z" w16du:dateUtc="2026-05-05T13:10:00Z">
          <w:r w:rsidRPr="008246C3">
            <w:rPr>
              <w:rStyle w:val="Strong"/>
              <w:rFonts w:ascii="Arial" w:hAnsi="Arial" w:cs="Arial"/>
              <w:lang w:val="de-DE"/>
              <w:rPrChange w:id="1187" w:author="Amon Göppert" w:date="2026-05-04T18:15:00Z" w16du:dateUtc="2026-05-04T16:15:00Z">
                <w:rPr>
                  <w:rStyle w:val="Strong"/>
                </w:rPr>
              </w:rPrChange>
            </w:rPr>
            <w:delText>Supportfunktionen</w:delText>
          </w:r>
          <w:r w:rsidRPr="008246C3">
            <w:rPr>
              <w:rFonts w:ascii="Arial" w:hAnsi="Arial" w:cs="Arial"/>
              <w:lang w:val="de-DE"/>
              <w:rPrChange w:id="1188" w:author="Amon Göppert" w:date="2026-05-04T18:15:00Z" w16du:dateUtc="2026-05-04T16:15:00Z">
                <w:rPr>
                  <w:rFonts w:ascii="Arial" w:hAnsi="Arial" w:cs="Arial"/>
                </w:rPr>
              </w:rPrChange>
            </w:rPr>
            <w:br/>
          </w:r>
          <w:r w:rsidRPr="008246C3">
            <w:rPr>
              <w:rFonts w:ascii="Arial" w:hAnsi="Arial" w:cs="Arial"/>
              <w:lang w:val="de-DE"/>
            </w:rPr>
            <w:delText>Automatisierung</w:delText>
          </w:r>
          <w:r w:rsidRPr="008246C3">
            <w:rPr>
              <w:rFonts w:ascii="Arial" w:hAnsi="Arial" w:cs="Arial"/>
              <w:lang w:val="de-DE"/>
              <w:rPrChange w:id="1189" w:author="Amon Göppert" w:date="2026-05-04T18:15:00Z" w16du:dateUtc="2026-05-04T16:15:00Z">
                <w:rPr/>
              </w:rPrChange>
            </w:rPr>
            <w:delText xml:space="preserve"> </w:delText>
          </w:r>
        </w:del>
      </w:ins>
      <w:ins w:id="1190" w:author="Amon Göppert" w:date="2026-05-04T18:06:00Z" w16du:dateUtc="2026-05-04T16:06:00Z">
        <w:del w:id="1191" w:author="Maximilian Goeppert" w:date="2026-05-05T15:10:00Z" w16du:dateUtc="2026-05-05T13:10:00Z">
          <w:r w:rsidR="00687AA6" w:rsidRPr="008246C3">
            <w:rPr>
              <w:rFonts w:ascii="Arial" w:hAnsi="Arial" w:cs="Arial"/>
              <w:lang w:val="de-DE"/>
            </w:rPr>
            <w:delText>von</w:delText>
          </w:r>
        </w:del>
      </w:ins>
      <w:ins w:id="1192" w:author="Amon Göppert" w:date="2026-05-04T18:04:00Z" w16du:dateUtc="2026-05-04T16:04:00Z">
        <w:del w:id="1193" w:author="Maximilian Goeppert" w:date="2026-05-05T15:10:00Z" w16du:dateUtc="2026-05-05T13:10:00Z">
          <w:r w:rsidRPr="008246C3">
            <w:rPr>
              <w:rFonts w:ascii="Arial" w:hAnsi="Arial" w:cs="Arial"/>
              <w:lang w:val="de-DE"/>
              <w:rPrChange w:id="1194" w:author="Amon Göppert" w:date="2026-05-04T18:15:00Z" w16du:dateUtc="2026-05-04T16:15:00Z">
                <w:rPr/>
              </w:rPrChange>
            </w:rPr>
            <w:delText xml:space="preserve"> wiederkehrende</w:delText>
          </w:r>
        </w:del>
      </w:ins>
      <w:ins w:id="1195" w:author="Amon Göppert" w:date="2026-05-04T18:06:00Z" w16du:dateUtc="2026-05-04T16:06:00Z">
        <w:del w:id="1196" w:author="Maximilian Goeppert" w:date="2026-05-05T15:10:00Z" w16du:dateUtc="2026-05-05T13:10:00Z">
          <w:r w:rsidR="00687AA6" w:rsidRPr="008246C3">
            <w:rPr>
              <w:rFonts w:ascii="Arial" w:hAnsi="Arial" w:cs="Arial"/>
              <w:lang w:val="de-DE"/>
            </w:rPr>
            <w:delText>n</w:delText>
          </w:r>
        </w:del>
      </w:ins>
      <w:ins w:id="1197" w:author="Amon Göppert" w:date="2026-05-04T18:04:00Z" w16du:dateUtc="2026-05-04T16:04:00Z">
        <w:del w:id="1198" w:author="Maximilian Goeppert" w:date="2026-05-05T15:10:00Z" w16du:dateUtc="2026-05-05T13:10:00Z">
          <w:r w:rsidRPr="008246C3">
            <w:rPr>
              <w:rFonts w:ascii="Arial" w:hAnsi="Arial" w:cs="Arial"/>
              <w:lang w:val="de-DE"/>
              <w:rPrChange w:id="1199" w:author="Amon Göppert" w:date="2026-05-04T18:15:00Z" w16du:dateUtc="2026-05-04T16:15:00Z">
                <w:rPr/>
              </w:rPrChange>
            </w:rPr>
            <w:delText xml:space="preserve"> Tätigkeiten in Einkauf,</w:delText>
          </w:r>
          <w:r w:rsidRPr="008246C3">
            <w:rPr>
              <w:rFonts w:ascii="Arial" w:hAnsi="Arial" w:cs="Arial"/>
              <w:lang w:val="de-DE"/>
            </w:rPr>
            <w:delText xml:space="preserve"> </w:delText>
          </w:r>
          <w:r w:rsidRPr="008246C3">
            <w:rPr>
              <w:rFonts w:ascii="Arial" w:hAnsi="Arial" w:cs="Arial"/>
              <w:lang w:val="de-DE"/>
              <w:rPrChange w:id="1200" w:author="Amon Göppert" w:date="2026-05-04T18:15:00Z" w16du:dateUtc="2026-05-04T16:15:00Z">
                <w:rPr/>
              </w:rPrChange>
            </w:rPr>
            <w:delText>Vertragsmanagement und Marketing. Das Ergebnis: entlastete Backoffice-Prozesse, reduzierte Risiken</w:delText>
          </w:r>
        </w:del>
      </w:ins>
      <w:ins w:id="1201" w:author="Amon Göppert" w:date="2026-05-04T18:07:00Z" w16du:dateUtc="2026-05-04T16:07:00Z">
        <w:del w:id="1202" w:author="Maximilian Goeppert" w:date="2026-05-05T15:10:00Z" w16du:dateUtc="2026-05-05T13:10:00Z">
          <w:r w:rsidR="00687AA6" w:rsidRPr="008246C3">
            <w:rPr>
              <w:rFonts w:ascii="Arial" w:hAnsi="Arial" w:cs="Arial"/>
              <w:lang w:val="de-DE"/>
            </w:rPr>
            <w:delText>.</w:delText>
          </w:r>
        </w:del>
      </w:ins>
    </w:p>
    <w:p w14:paraId="1CC232B7" w14:textId="37D27814" w:rsidR="002E42BF" w:rsidRPr="002C6234" w:rsidDel="00D268B1" w:rsidRDefault="00BE7304">
      <w:pPr>
        <w:spacing w:before="240" w:after="80"/>
        <w:rPr>
          <w:del w:id="1203" w:author="Amon Göppert" w:date="2026-05-04T18:04:00Z" w16du:dateUtc="2026-05-04T16:04:00Z"/>
          <w:lang w:val="de-DE"/>
        </w:rPr>
      </w:pPr>
      <w:del w:id="1204" w:author="Amon Göppert" w:date="2026-05-04T09:25:00Z" w16du:dateUtc="2026-05-04T07:25:00Z">
        <w:r w:rsidRPr="002C6234" w:rsidDel="009A02BA">
          <w:rPr>
            <w:b/>
            <w:bCs/>
            <w:sz w:val="24"/>
            <w:szCs w:val="24"/>
            <w:lang w:val="de-DE"/>
          </w:rPr>
          <w:delText>Steuerung und Überblick</w:delText>
        </w:r>
      </w:del>
    </w:p>
    <w:p w14:paraId="1CC232B8" w14:textId="4EA00E4A" w:rsidR="002E42BF" w:rsidRPr="002C6234" w:rsidDel="00D268B1" w:rsidRDefault="00BE7304">
      <w:pPr>
        <w:spacing w:before="80" w:after="120"/>
        <w:rPr>
          <w:del w:id="1205" w:author="Amon Göppert" w:date="2026-05-04T18:04:00Z" w16du:dateUtc="2026-05-04T16:04:00Z"/>
          <w:lang w:val="de-DE"/>
        </w:rPr>
      </w:pPr>
      <w:del w:id="1206" w:author="Amon Göppert" w:date="2026-05-04T18:04:00Z" w16du:dateUtc="2026-05-04T16:04:00Z">
        <w:r w:rsidRPr="002C6234" w:rsidDel="00D268B1">
          <w:rPr>
            <w:lang w:val="de-DE"/>
          </w:rPr>
          <w:delText>Mehr Transparenz für die Geschäftsführung: datenbasierte Entscheidungsgrundlagen, entlastete Engpass-Prozesse, ein klares Bild davon, was im Unternehmen wirklich passiert.</w:delText>
        </w:r>
      </w:del>
    </w:p>
    <w:p w14:paraId="1CC232B9" w14:textId="0A270525" w:rsidR="002E42BF" w:rsidRPr="002C6234" w:rsidDel="00D268B1" w:rsidRDefault="00BE7304">
      <w:pPr>
        <w:spacing w:before="240" w:after="80"/>
        <w:rPr>
          <w:del w:id="1207" w:author="Amon Göppert" w:date="2026-05-04T18:04:00Z" w16du:dateUtc="2026-05-04T16:04:00Z"/>
          <w:lang w:val="de-DE"/>
        </w:rPr>
      </w:pPr>
      <w:del w:id="1208" w:author="Amon Göppert" w:date="2026-05-04T09:25:00Z" w16du:dateUtc="2026-05-04T07:25:00Z">
        <w:r w:rsidRPr="002C6234" w:rsidDel="009A02BA">
          <w:rPr>
            <w:b/>
            <w:bCs/>
            <w:sz w:val="24"/>
            <w:szCs w:val="24"/>
            <w:lang w:val="de-DE"/>
          </w:rPr>
          <w:delText xml:space="preserve">Im </w:delText>
        </w:r>
      </w:del>
      <w:del w:id="1209" w:author="Amon Göppert" w:date="2026-05-04T18:04:00Z" w16du:dateUtc="2026-05-04T16:04:00Z">
        <w:r w:rsidRPr="002C6234" w:rsidDel="00D268B1">
          <w:rPr>
            <w:b/>
            <w:bCs/>
            <w:sz w:val="24"/>
            <w:szCs w:val="24"/>
            <w:lang w:val="de-DE"/>
          </w:rPr>
          <w:delText>Kerngeschäft</w:delText>
        </w:r>
      </w:del>
    </w:p>
    <w:p w14:paraId="1CC232BA" w14:textId="16122B44" w:rsidR="002E42BF" w:rsidRPr="002C6234" w:rsidDel="00D268B1" w:rsidRDefault="00BE7304">
      <w:pPr>
        <w:spacing w:before="80" w:after="120"/>
        <w:rPr>
          <w:del w:id="1210" w:author="Amon Göppert" w:date="2026-05-04T18:04:00Z" w16du:dateUtc="2026-05-04T16:04:00Z"/>
          <w:lang w:val="de-DE"/>
        </w:rPr>
      </w:pPr>
      <w:del w:id="1211" w:author="Amon Göppert" w:date="2026-05-04T18:04:00Z" w16du:dateUtc="2026-05-04T16:04:00Z">
        <w:r w:rsidRPr="002C6234" w:rsidDel="00D268B1">
          <w:rPr>
            <w:lang w:val="de-DE"/>
          </w:rPr>
          <w:delText>Tief im Tagesgeschäft – zugeschnitten auf die Branche und den Prozess: höhere Qualität, verfügbares Wissen, schnellere Planungs- und Umsetzungszyklen.</w:delText>
        </w:r>
      </w:del>
    </w:p>
    <w:p w14:paraId="1CC232BB" w14:textId="2DEB6E9B" w:rsidR="002E42BF" w:rsidRPr="002C6234" w:rsidDel="00D268B1" w:rsidRDefault="00BE7304">
      <w:pPr>
        <w:spacing w:before="240" w:after="80"/>
        <w:rPr>
          <w:del w:id="1212" w:author="Amon Göppert" w:date="2026-05-04T18:04:00Z" w16du:dateUtc="2026-05-04T16:04:00Z"/>
          <w:lang w:val="de-DE"/>
        </w:rPr>
      </w:pPr>
      <w:del w:id="1213" w:author="Amon Göppert" w:date="2026-05-04T09:25:00Z" w16du:dateUtc="2026-05-04T07:25:00Z">
        <w:r w:rsidRPr="002C6234" w:rsidDel="00980D44">
          <w:rPr>
            <w:b/>
            <w:bCs/>
            <w:sz w:val="24"/>
            <w:szCs w:val="24"/>
            <w:lang w:val="de-DE"/>
          </w:rPr>
          <w:delText>Querschnittsfunktionen</w:delText>
        </w:r>
      </w:del>
    </w:p>
    <w:p w14:paraId="1CC232BC" w14:textId="172B6254" w:rsidR="002E42BF" w:rsidRPr="002C6234" w:rsidDel="00D268B1" w:rsidRDefault="00BE7304">
      <w:pPr>
        <w:spacing w:before="80" w:after="120"/>
        <w:rPr>
          <w:del w:id="1214" w:author="Amon Göppert" w:date="2026-05-04T18:04:00Z" w16du:dateUtc="2026-05-04T16:04:00Z"/>
          <w:lang w:val="de-DE"/>
        </w:rPr>
      </w:pPr>
      <w:del w:id="1215" w:author="Amon Göppert" w:date="2026-05-04T18:04:00Z" w16du:dateUtc="2026-05-04T16:04:00Z">
        <w:r w:rsidRPr="002C6234" w:rsidDel="00D268B1">
          <w:rPr>
            <w:lang w:val="de-DE"/>
          </w:rPr>
          <w:delText>Backoffice entlastet, Risiko reduziert, mehr Zeit für das, was wirklich zählt.</w:delText>
        </w:r>
      </w:del>
    </w:p>
    <w:p w14:paraId="1CC232BD" w14:textId="0982E5E2" w:rsidR="002E42BF" w:rsidRPr="002C6234" w:rsidDel="00D268B1" w:rsidRDefault="00BE7304">
      <w:pPr>
        <w:spacing w:before="80" w:after="120"/>
        <w:rPr>
          <w:del w:id="1216" w:author="Amon Göppert" w:date="2026-05-04T18:04:00Z" w16du:dateUtc="2026-05-04T16:04:00Z"/>
          <w:lang w:val="de-DE"/>
        </w:rPr>
      </w:pPr>
      <w:del w:id="1217" w:author="Amon Göppert" w:date="2026-05-04T18:04:00Z" w16du:dateUtc="2026-05-04T16:04:00Z">
        <w:r w:rsidRPr="002C6234" w:rsidDel="00D268B1">
          <w:rPr>
            <w:lang w:val="de-DE"/>
          </w:rPr>
          <w:delText>Digitalisierung ist bei uns kein Schlagwort, sondern handwerkliche Arbeit. Wir verankern sie dort, wo sie Marge, Geschwindigkeit und Kundennutzen messbar verändert – ohne den Charakter eines mittelständischen Unternehmens zu beschädigen.</w:delText>
        </w:r>
      </w:del>
    </w:p>
    <w:p w14:paraId="1CC232BE" w14:textId="5A910621" w:rsidR="002E42BF" w:rsidRPr="00F01FD6" w:rsidDel="008B160D" w:rsidRDefault="00BE7304">
      <w:pPr>
        <w:spacing w:before="80" w:after="120"/>
        <w:rPr>
          <w:del w:id="1218" w:author="Amon Göppert" w:date="2026-05-04T18:00:00Z" w16du:dateUtc="2026-05-04T16:00:00Z"/>
          <w:lang w:val="de-DE"/>
        </w:rPr>
      </w:pPr>
      <w:del w:id="1219" w:author="Amon Göppert" w:date="2026-05-04T18:01:00Z" w16du:dateUtc="2026-05-04T16:01:00Z">
        <w:r w:rsidRPr="002C6234" w:rsidDel="008B160D">
          <w:rPr>
            <w:i/>
            <w:iCs/>
            <w:color w:val="555555"/>
            <w:lang w:val="de-DE"/>
          </w:rPr>
          <w:delText>[Button] Lassen Sie uns sprechen →</w:delText>
        </w:r>
      </w:del>
    </w:p>
    <w:p w14:paraId="1CC232BF" w14:textId="77777777" w:rsidR="002E42BF" w:rsidRPr="002C6234" w:rsidRDefault="002E42BF">
      <w:pPr>
        <w:spacing w:before="80" w:after="120"/>
        <w:rPr>
          <w:lang w:val="de-DE"/>
        </w:rPr>
        <w:pPrChange w:id="1220" w:author="Amon Göppert" w:date="2026-05-04T18:00:00Z" w16du:dateUtc="2026-05-04T16:00:00Z">
          <w:pPr>
            <w:pBdr>
              <w:bottom w:val="single" w:sz="4" w:space="1" w:color="DDDDDD"/>
            </w:pBdr>
            <w:spacing w:before="200" w:after="200"/>
          </w:pPr>
        </w:pPrChange>
      </w:pPr>
    </w:p>
    <w:p w14:paraId="1CC232C0" w14:textId="77777777" w:rsidR="002E42BF" w:rsidRPr="002C6234" w:rsidRDefault="00BE7304">
      <w:pPr>
        <w:rPr>
          <w:lang w:val="de-DE"/>
        </w:rPr>
      </w:pPr>
      <w:r w:rsidRPr="002C6234">
        <w:rPr>
          <w:lang w:val="de-DE"/>
        </w:rPr>
        <w:br w:type="page"/>
      </w:r>
    </w:p>
    <w:p w14:paraId="1CC232C1" w14:textId="61B174BF" w:rsidR="002E42BF" w:rsidRPr="002C6234" w:rsidRDefault="00BE7304">
      <w:pPr>
        <w:spacing w:after="200"/>
        <w:rPr>
          <w:lang w:val="de-DE"/>
        </w:rPr>
      </w:pPr>
      <w:r w:rsidRPr="00AA5849">
        <w:rPr>
          <w:b/>
          <w:bCs/>
          <w:sz w:val="40"/>
          <w:szCs w:val="40"/>
          <w:highlight w:val="yellow"/>
          <w:lang w:val="de-DE"/>
          <w:rPrChange w:id="1221" w:author="Maximilian Goeppert" w:date="2026-05-05T09:22:00Z" w16du:dateUtc="2026-05-05T07:22:00Z">
            <w:rPr>
              <w:b/>
              <w:bCs/>
              <w:sz w:val="40"/>
              <w:szCs w:val="40"/>
              <w:lang w:val="de-DE"/>
            </w:rPr>
          </w:rPrChange>
        </w:rPr>
        <w:t>Team</w:t>
      </w:r>
      <w:ins w:id="1222" w:author="Maximilian Goeppert" w:date="2026-05-05T09:24:00Z" w16du:dateUtc="2026-05-05T07:24:00Z">
        <w:r w:rsidR="002940E5">
          <w:rPr>
            <w:b/>
            <w:bCs/>
            <w:sz w:val="40"/>
            <w:szCs w:val="40"/>
            <w:lang w:val="de-DE"/>
          </w:rPr>
          <w:t xml:space="preserve"> &amp;</w:t>
        </w:r>
        <w:r w:rsidR="00513DC6">
          <w:rPr>
            <w:b/>
            <w:bCs/>
            <w:sz w:val="40"/>
            <w:szCs w:val="40"/>
            <w:lang w:val="de-DE"/>
          </w:rPr>
          <w:t xml:space="preserve"> Werte</w:t>
        </w:r>
      </w:ins>
    </w:p>
    <w:p w14:paraId="1CC232C2" w14:textId="77777777" w:rsidR="002E42BF" w:rsidRPr="002C6234" w:rsidDel="00856781" w:rsidRDefault="002E42BF">
      <w:pPr>
        <w:pBdr>
          <w:bottom w:val="single" w:sz="4" w:space="1" w:color="DDDDDD"/>
        </w:pBdr>
        <w:spacing w:before="200" w:after="200"/>
        <w:rPr>
          <w:del w:id="1223" w:author="Amon Göppert" w:date="2026-05-04T16:09:00Z" w16du:dateUtc="2026-05-04T14:09:00Z"/>
          <w:lang w:val="de-DE"/>
        </w:rPr>
      </w:pPr>
    </w:p>
    <w:p w14:paraId="1CC232C3" w14:textId="0058A70B" w:rsidR="002E42BF" w:rsidRPr="002C6234" w:rsidDel="006B6AD2" w:rsidRDefault="00BE7304">
      <w:pPr>
        <w:spacing w:before="200" w:after="80"/>
        <w:rPr>
          <w:del w:id="1224" w:author="Amon Göppert" w:date="2026-05-03T22:56:00Z" w16du:dateUtc="2026-05-03T20:56:00Z"/>
          <w:lang w:val="de-DE"/>
        </w:rPr>
      </w:pPr>
      <w:del w:id="1225" w:author="Amon Göppert" w:date="2026-05-03T22:56:00Z" w16du:dateUtc="2026-05-03T20:56:00Z">
        <w:r w:rsidRPr="002C6234" w:rsidDel="006B6AD2">
          <w:rPr>
            <w:b/>
            <w:bCs/>
            <w:caps/>
            <w:color w:val="888888"/>
            <w:sz w:val="20"/>
            <w:szCs w:val="20"/>
            <w:lang w:val="de-DE"/>
          </w:rPr>
          <w:delText>Die Menschen hinter NextGen</w:delText>
        </w:r>
      </w:del>
    </w:p>
    <w:p w14:paraId="1CC232C4" w14:textId="626BA7E3" w:rsidR="002E42BF" w:rsidRPr="002C6234" w:rsidDel="006B6AD2" w:rsidRDefault="00BE7304">
      <w:pPr>
        <w:pStyle w:val="Heading2"/>
        <w:spacing w:before="300" w:after="120"/>
        <w:rPr>
          <w:del w:id="1226" w:author="Amon Göppert" w:date="2026-05-03T22:56:00Z" w16du:dateUtc="2026-05-03T20:56:00Z"/>
          <w:lang w:val="de-DE"/>
        </w:rPr>
      </w:pPr>
      <w:del w:id="1227" w:author="Amon Göppert" w:date="2026-05-03T22:56:00Z" w16du:dateUtc="2026-05-03T20:56:00Z">
        <w:r w:rsidRPr="002C6234" w:rsidDel="006B6AD2">
          <w:rPr>
            <w:b/>
            <w:bCs/>
            <w:lang w:val="de-DE"/>
          </w:rPr>
          <w:delText>Das Team hinter NextGen.</w:delText>
        </w:r>
      </w:del>
    </w:p>
    <w:p w14:paraId="1CC232C5" w14:textId="4D3720BA" w:rsidR="002E42BF" w:rsidRPr="002C6234" w:rsidDel="006B6AD2" w:rsidRDefault="00BE7304">
      <w:pPr>
        <w:spacing w:before="80" w:after="120"/>
        <w:rPr>
          <w:del w:id="1228" w:author="Amon Göppert" w:date="2026-05-03T22:56:00Z" w16du:dateUtc="2026-05-03T20:56:00Z"/>
          <w:lang w:val="de-DE"/>
        </w:rPr>
      </w:pPr>
      <w:del w:id="1229" w:author="Amon Göppert" w:date="2026-05-03T22:56:00Z" w16du:dateUtc="2026-05-03T20:56:00Z">
        <w:r w:rsidRPr="002C6234" w:rsidDel="006B6AD2">
          <w:rPr>
            <w:lang w:val="de-DE"/>
          </w:rPr>
          <w:delText>Investoren, Unternehmer und Technikexperten – in einem Team, das gemeinsam kauft, aufbaut und Verantwortung trägt. Mit eigenem Kapital im Spiel.</w:delText>
        </w:r>
      </w:del>
    </w:p>
    <w:p w14:paraId="1CC232C6" w14:textId="77777777" w:rsidR="002E42BF" w:rsidRPr="002C6234" w:rsidDel="00856781" w:rsidRDefault="002E42BF">
      <w:pPr>
        <w:pBdr>
          <w:bottom w:val="single" w:sz="4" w:space="1" w:color="DDDDDD"/>
        </w:pBdr>
        <w:spacing w:before="200" w:after="200"/>
        <w:rPr>
          <w:del w:id="1230" w:author="Amon Göppert" w:date="2026-05-04T16:09:00Z" w16du:dateUtc="2026-05-04T14:09:00Z"/>
          <w:lang w:val="de-DE"/>
        </w:rPr>
      </w:pPr>
    </w:p>
    <w:p w14:paraId="1CC232C7" w14:textId="7A647A8D" w:rsidR="002E42BF" w:rsidRPr="002C6234" w:rsidRDefault="00BE7304">
      <w:pPr>
        <w:spacing w:before="200" w:after="80"/>
        <w:rPr>
          <w:lang w:val="de-DE"/>
        </w:rPr>
      </w:pPr>
      <w:del w:id="1231" w:author="Maximilian Goeppert" w:date="2026-05-05T09:24:00Z" w16du:dateUtc="2026-05-05T07:24:00Z">
        <w:r w:rsidRPr="002C6234" w:rsidDel="002940E5">
          <w:rPr>
            <w:b/>
            <w:bCs/>
            <w:caps/>
            <w:color w:val="888888"/>
            <w:sz w:val="20"/>
            <w:szCs w:val="20"/>
            <w:lang w:val="de-DE"/>
          </w:rPr>
          <w:delText>Partner &amp; Team</w:delText>
        </w:r>
      </w:del>
      <w:ins w:id="1232" w:author="Maximilian Goeppert" w:date="2026-05-05T09:24:00Z" w16du:dateUtc="2026-05-05T07:24:00Z">
        <w:r w:rsidR="002940E5">
          <w:rPr>
            <w:b/>
            <w:bCs/>
            <w:caps/>
            <w:color w:val="888888"/>
            <w:sz w:val="20"/>
            <w:szCs w:val="20"/>
            <w:lang w:val="de-DE"/>
          </w:rPr>
          <w:t>Team</w:t>
        </w:r>
      </w:ins>
    </w:p>
    <w:p w14:paraId="1CC232C8" w14:textId="115A06FD" w:rsidR="002E42BF" w:rsidRPr="002C6234" w:rsidDel="00240B93" w:rsidRDefault="00BE7304">
      <w:pPr>
        <w:pStyle w:val="Heading2"/>
        <w:spacing w:before="300" w:after="120"/>
        <w:rPr>
          <w:del w:id="1233" w:author="Amon Göppert" w:date="2026-05-03T22:58:00Z" w16du:dateUtc="2026-05-03T20:58:00Z"/>
          <w:lang w:val="de-DE"/>
        </w:rPr>
      </w:pPr>
      <w:del w:id="1234" w:author="Amon Göppert" w:date="2026-05-03T22:58:00Z" w16du:dateUtc="2026-05-03T20:58:00Z">
        <w:r w:rsidRPr="002C6234" w:rsidDel="00240B93">
          <w:rPr>
            <w:b/>
            <w:bCs/>
            <w:lang w:val="de-DE"/>
          </w:rPr>
          <w:delText>Investoren, Unternehmer und Technikexperten.</w:delText>
        </w:r>
      </w:del>
    </w:p>
    <w:p w14:paraId="1CC232C9" w14:textId="5726FED0" w:rsidR="002E42BF" w:rsidRPr="002C6234" w:rsidDel="00240B93" w:rsidRDefault="00BE7304">
      <w:pPr>
        <w:spacing w:before="80" w:after="120"/>
        <w:rPr>
          <w:del w:id="1235" w:author="Amon Göppert" w:date="2026-05-03T22:58:00Z" w16du:dateUtc="2026-05-03T20:58:00Z"/>
          <w:lang w:val="de-DE"/>
        </w:rPr>
      </w:pPr>
      <w:del w:id="1236" w:author="Amon Göppert" w:date="2026-05-03T22:58:00Z" w16du:dateUtc="2026-05-03T20:58:00Z">
        <w:r w:rsidRPr="002C6234" w:rsidDel="00240B93">
          <w:rPr>
            <w:lang w:val="de-DE"/>
          </w:rPr>
          <w:delText>Ein Team, das gemeinsam kauft, aufbaut und Wert schafft – mit voller Verantwortung und eigenem Kapital.</w:delText>
        </w:r>
      </w:del>
    </w:p>
    <w:p w14:paraId="5289A12C" w14:textId="0B737C85" w:rsidR="00240B93" w:rsidRPr="00240B93" w:rsidRDefault="00240B93" w:rsidP="00240B93">
      <w:pPr>
        <w:spacing w:before="100" w:beforeAutospacing="1" w:after="100" w:afterAutospacing="1"/>
        <w:rPr>
          <w:ins w:id="1237" w:author="Amon Göppert" w:date="2026-05-03T22:58:00Z" w16du:dateUtc="2026-05-03T20:58:00Z"/>
          <w:sz w:val="24"/>
          <w:szCs w:val="24"/>
          <w:lang w:val="de-DE" w:eastAsia="en-US"/>
          <w:rPrChange w:id="1238" w:author="Amon Göppert" w:date="2026-05-03T22:58:00Z" w16du:dateUtc="2026-05-03T20:58:00Z">
            <w:rPr>
              <w:ins w:id="1239" w:author="Amon Göppert" w:date="2026-05-03T22:58:00Z" w16du:dateUtc="2026-05-03T20:58:00Z"/>
              <w:rFonts w:ascii="Times New Roman" w:hAnsi="Times New Roman" w:cs="Times New Roman"/>
              <w:sz w:val="24"/>
              <w:szCs w:val="24"/>
              <w:lang w:val="en-US" w:eastAsia="en-US"/>
            </w:rPr>
          </w:rPrChange>
        </w:rPr>
      </w:pPr>
      <w:ins w:id="1240" w:author="Amon Göppert" w:date="2026-05-03T22:58:00Z" w16du:dateUtc="2026-05-03T20:58:00Z">
        <w:r w:rsidRPr="00240B93">
          <w:rPr>
            <w:b/>
            <w:bCs/>
            <w:sz w:val="24"/>
            <w:szCs w:val="24"/>
            <w:lang w:val="de-DE" w:eastAsia="en-US"/>
            <w:rPrChange w:id="1241" w:author="Amon Göppert" w:date="2026-05-03T22:58:00Z" w16du:dateUtc="2026-05-03T20:58:00Z">
              <w:rPr>
                <w:rFonts w:ascii="Times New Roman" w:hAnsi="Times New Roman" w:cs="Times New Roman"/>
                <w:b/>
                <w:bCs/>
                <w:sz w:val="24"/>
                <w:szCs w:val="24"/>
                <w:lang w:val="en-US" w:eastAsia="en-US"/>
              </w:rPr>
            </w:rPrChange>
          </w:rPr>
          <w:t>Maximilian Göppert</w:t>
        </w:r>
      </w:ins>
      <w:ins w:id="1242" w:author="Amon Göppert" w:date="2026-05-03T22:59:00Z" w16du:dateUtc="2026-05-03T20:59:00Z">
        <w:r w:rsidR="00A376D8">
          <w:rPr>
            <w:b/>
            <w:bCs/>
            <w:sz w:val="24"/>
            <w:szCs w:val="24"/>
            <w:lang w:val="de-DE" w:eastAsia="en-US"/>
          </w:rPr>
          <w:t xml:space="preserve"> – Partner</w:t>
        </w:r>
      </w:ins>
      <w:ins w:id="1243" w:author="Amon Göppert" w:date="2026-05-03T23:01:00Z" w16du:dateUtc="2026-05-03T21:01:00Z">
        <w:r w:rsidR="00C91401">
          <w:rPr>
            <w:b/>
            <w:bCs/>
            <w:sz w:val="24"/>
            <w:szCs w:val="24"/>
            <w:lang w:val="de-DE" w:eastAsia="en-US"/>
          </w:rPr>
          <w:br/>
        </w:r>
      </w:ins>
      <w:ins w:id="1244" w:author="Amon Göppert" w:date="2026-05-03T22:58:00Z" w16du:dateUtc="2026-05-03T20:58:00Z">
        <w:r w:rsidRPr="00240B93">
          <w:rPr>
            <w:sz w:val="24"/>
            <w:szCs w:val="24"/>
            <w:lang w:val="de-DE" w:eastAsia="en-US"/>
            <w:rPrChange w:id="1245" w:author="Amon Göppert" w:date="2026-05-03T22:58:00Z" w16du:dateUtc="2026-05-03T20:58:00Z">
              <w:rPr>
                <w:rFonts w:ascii="Times New Roman" w:hAnsi="Times New Roman" w:cs="Times New Roman"/>
                <w:sz w:val="24"/>
                <w:szCs w:val="24"/>
                <w:lang w:val="en-US" w:eastAsia="en-US"/>
              </w:rPr>
            </w:rPrChange>
          </w:rPr>
          <w:t xml:space="preserve">15 Jahre Erfahrung in </w:t>
        </w:r>
      </w:ins>
      <w:ins w:id="1246" w:author="Amon Göppert" w:date="2026-05-04T09:06:00Z" w16du:dateUtc="2026-05-04T07:06:00Z">
        <w:r w:rsidR="003E03A2">
          <w:rPr>
            <w:sz w:val="24"/>
            <w:szCs w:val="24"/>
            <w:lang w:val="de-DE" w:eastAsia="en-US"/>
          </w:rPr>
          <w:t>Beteiligungsmanagement</w:t>
        </w:r>
      </w:ins>
      <w:ins w:id="1247" w:author="Amon Göppert" w:date="2026-05-03T22:58:00Z" w16du:dateUtc="2026-05-03T20:58:00Z">
        <w:r w:rsidRPr="00240B93">
          <w:rPr>
            <w:sz w:val="24"/>
            <w:szCs w:val="24"/>
            <w:lang w:val="de-DE" w:eastAsia="en-US"/>
            <w:rPrChange w:id="1248" w:author="Amon Göppert" w:date="2026-05-03T22:58:00Z" w16du:dateUtc="2026-05-03T20:58:00Z">
              <w:rPr>
                <w:rFonts w:ascii="Times New Roman" w:hAnsi="Times New Roman" w:cs="Times New Roman"/>
                <w:sz w:val="24"/>
                <w:szCs w:val="24"/>
                <w:lang w:val="en-US" w:eastAsia="en-US"/>
              </w:rPr>
            </w:rPrChange>
          </w:rPr>
          <w:t xml:space="preserve"> </w:t>
        </w:r>
      </w:ins>
      <w:ins w:id="1249" w:author="Maximilian Goeppert" w:date="2026-05-05T15:15:00Z" w16du:dateUtc="2026-05-05T13:15:00Z">
        <w:r w:rsidR="003B66BE">
          <w:rPr>
            <w:sz w:val="24"/>
            <w:szCs w:val="24"/>
            <w:lang w:val="de-DE" w:eastAsia="en-US"/>
          </w:rPr>
          <w:t>&amp; Unternehmertum</w:t>
        </w:r>
      </w:ins>
      <w:ins w:id="1250" w:author="Amon Göppert" w:date="2026-05-03T22:58:00Z" w16du:dateUtc="2026-05-03T20:58:00Z">
        <w:del w:id="1251" w:author="Maximilian Goeppert" w:date="2026-05-05T15:15:00Z" w16du:dateUtc="2026-05-05T13:15:00Z">
          <w:r w:rsidRPr="00240B93">
            <w:rPr>
              <w:sz w:val="24"/>
              <w:szCs w:val="24"/>
              <w:lang w:val="de-DE" w:eastAsia="en-US"/>
              <w:rPrChange w:id="1252" w:author="Amon Göppert" w:date="2026-05-03T22:58:00Z" w16du:dateUtc="2026-05-03T20:58:00Z">
                <w:rPr>
                  <w:rFonts w:ascii="Times New Roman" w:hAnsi="Times New Roman" w:cs="Times New Roman"/>
                  <w:sz w:val="24"/>
                  <w:szCs w:val="24"/>
                  <w:lang w:val="en-US" w:eastAsia="en-US"/>
                </w:rPr>
              </w:rPrChange>
            </w:rPr>
            <w:delText>und Buy &amp; Build</w:delText>
          </w:r>
        </w:del>
      </w:ins>
    </w:p>
    <w:p w14:paraId="04F9059B" w14:textId="1E114F59" w:rsidR="00240B93" w:rsidRPr="00240B93" w:rsidRDefault="00240B93" w:rsidP="00240B93">
      <w:pPr>
        <w:spacing w:before="100" w:beforeAutospacing="1" w:after="100" w:afterAutospacing="1"/>
        <w:rPr>
          <w:ins w:id="1253" w:author="Amon Göppert" w:date="2026-05-03T22:58:00Z" w16du:dateUtc="2026-05-03T20:58:00Z"/>
          <w:sz w:val="24"/>
          <w:szCs w:val="24"/>
          <w:lang w:val="de-DE" w:eastAsia="en-US"/>
          <w:rPrChange w:id="1254" w:author="Amon Göppert" w:date="2026-05-03T22:58:00Z" w16du:dateUtc="2026-05-03T20:58:00Z">
            <w:rPr>
              <w:ins w:id="1255" w:author="Amon Göppert" w:date="2026-05-03T22:58:00Z" w16du:dateUtc="2026-05-03T20:58:00Z"/>
              <w:rFonts w:ascii="Times New Roman" w:hAnsi="Times New Roman" w:cs="Times New Roman"/>
              <w:sz w:val="24"/>
              <w:szCs w:val="24"/>
              <w:lang w:val="en-US" w:eastAsia="en-US"/>
            </w:rPr>
          </w:rPrChange>
        </w:rPr>
      </w:pPr>
      <w:ins w:id="1256" w:author="Amon Göppert" w:date="2026-05-03T22:58:00Z" w16du:dateUtc="2026-05-03T20:58:00Z">
        <w:r w:rsidRPr="00240B93">
          <w:rPr>
            <w:b/>
            <w:bCs/>
            <w:sz w:val="24"/>
            <w:szCs w:val="24"/>
            <w:lang w:val="de-DE" w:eastAsia="en-US"/>
            <w:rPrChange w:id="1257" w:author="Amon Göppert" w:date="2026-05-03T22:58:00Z" w16du:dateUtc="2026-05-03T20:58:00Z">
              <w:rPr>
                <w:rFonts w:ascii="Times New Roman" w:hAnsi="Times New Roman" w:cs="Times New Roman"/>
                <w:b/>
                <w:bCs/>
                <w:sz w:val="24"/>
                <w:szCs w:val="24"/>
                <w:lang w:val="en-US" w:eastAsia="en-US"/>
              </w:rPr>
            </w:rPrChange>
          </w:rPr>
          <w:t>Leander Heyken</w:t>
        </w:r>
        <w:r w:rsidRPr="00240B93">
          <w:rPr>
            <w:sz w:val="24"/>
            <w:szCs w:val="24"/>
            <w:lang w:val="de-DE" w:eastAsia="en-US"/>
            <w:rPrChange w:id="1258" w:author="Amon Göppert" w:date="2026-05-03T22:58:00Z" w16du:dateUtc="2026-05-03T20:58:00Z">
              <w:rPr>
                <w:rFonts w:ascii="Times New Roman" w:hAnsi="Times New Roman" w:cs="Times New Roman"/>
                <w:sz w:val="24"/>
                <w:szCs w:val="24"/>
                <w:lang w:val="en-US" w:eastAsia="en-US"/>
              </w:rPr>
            </w:rPrChange>
          </w:rPr>
          <w:t xml:space="preserve"> </w:t>
        </w:r>
      </w:ins>
      <w:ins w:id="1259" w:author="Amon Göppert" w:date="2026-05-03T22:59:00Z" w16du:dateUtc="2026-05-03T20:59:00Z">
        <w:r w:rsidR="00A376D8">
          <w:rPr>
            <w:b/>
            <w:bCs/>
            <w:sz w:val="24"/>
            <w:szCs w:val="24"/>
            <w:lang w:val="de-DE" w:eastAsia="en-US"/>
          </w:rPr>
          <w:t>– Partner</w:t>
        </w:r>
      </w:ins>
      <w:ins w:id="1260" w:author="Amon Göppert" w:date="2026-05-03T23:01:00Z" w16du:dateUtc="2026-05-03T21:01:00Z">
        <w:r w:rsidR="00C91401">
          <w:rPr>
            <w:b/>
            <w:bCs/>
            <w:sz w:val="24"/>
            <w:szCs w:val="24"/>
            <w:lang w:val="de-DE" w:eastAsia="en-US"/>
          </w:rPr>
          <w:br/>
        </w:r>
      </w:ins>
      <w:ins w:id="1261" w:author="Amon Göppert" w:date="2026-05-03T22:58:00Z" w16du:dateUtc="2026-05-03T20:58:00Z">
        <w:r w:rsidRPr="00240B93">
          <w:rPr>
            <w:sz w:val="24"/>
            <w:szCs w:val="24"/>
            <w:lang w:val="de-DE" w:eastAsia="en-US"/>
            <w:rPrChange w:id="1262" w:author="Amon Göppert" w:date="2026-05-03T22:58:00Z" w16du:dateUtc="2026-05-03T20:58:00Z">
              <w:rPr>
                <w:rFonts w:ascii="Times New Roman" w:hAnsi="Times New Roman" w:cs="Times New Roman"/>
                <w:sz w:val="24"/>
                <w:szCs w:val="24"/>
                <w:lang w:val="en-US" w:eastAsia="en-US"/>
              </w:rPr>
            </w:rPrChange>
          </w:rPr>
          <w:t xml:space="preserve">20 Jahre Berufserfahrung, davon 12 Jahre in </w:t>
        </w:r>
      </w:ins>
      <w:ins w:id="1263" w:author="Amon Göppert" w:date="2026-05-04T09:06:00Z" w16du:dateUtc="2026-05-04T07:06:00Z">
        <w:r w:rsidR="003E03A2">
          <w:rPr>
            <w:sz w:val="24"/>
            <w:szCs w:val="24"/>
            <w:lang w:val="de-DE" w:eastAsia="en-US"/>
          </w:rPr>
          <w:t>Beteiligungsmanagement</w:t>
        </w:r>
      </w:ins>
    </w:p>
    <w:p w14:paraId="6058BF02" w14:textId="52AB3389" w:rsidR="00240B93" w:rsidRPr="00240B93" w:rsidRDefault="00240B93" w:rsidP="00240B93">
      <w:pPr>
        <w:spacing w:before="100" w:beforeAutospacing="1" w:after="100" w:afterAutospacing="1"/>
        <w:rPr>
          <w:ins w:id="1264" w:author="Amon Göppert" w:date="2026-05-03T22:58:00Z" w16du:dateUtc="2026-05-03T20:58:00Z"/>
          <w:sz w:val="24"/>
          <w:szCs w:val="24"/>
          <w:lang w:val="de-DE" w:eastAsia="en-US"/>
          <w:rPrChange w:id="1265" w:author="Amon Göppert" w:date="2026-05-03T22:58:00Z" w16du:dateUtc="2026-05-03T20:58:00Z">
            <w:rPr>
              <w:ins w:id="1266" w:author="Amon Göppert" w:date="2026-05-03T22:58:00Z" w16du:dateUtc="2026-05-03T20:58:00Z"/>
              <w:rFonts w:ascii="Times New Roman" w:hAnsi="Times New Roman" w:cs="Times New Roman"/>
              <w:sz w:val="24"/>
              <w:szCs w:val="24"/>
              <w:lang w:val="en-US" w:eastAsia="en-US"/>
            </w:rPr>
          </w:rPrChange>
        </w:rPr>
      </w:pPr>
      <w:ins w:id="1267" w:author="Amon Göppert" w:date="2026-05-03T22:58:00Z" w16du:dateUtc="2026-05-03T20:58:00Z">
        <w:r w:rsidRPr="00240B93">
          <w:rPr>
            <w:b/>
            <w:bCs/>
            <w:sz w:val="24"/>
            <w:szCs w:val="24"/>
            <w:lang w:val="de-DE" w:eastAsia="en-US"/>
            <w:rPrChange w:id="1268" w:author="Amon Göppert" w:date="2026-05-03T22:58:00Z" w16du:dateUtc="2026-05-03T20:58:00Z">
              <w:rPr>
                <w:rFonts w:ascii="Times New Roman" w:hAnsi="Times New Roman" w:cs="Times New Roman"/>
                <w:b/>
                <w:bCs/>
                <w:sz w:val="24"/>
                <w:szCs w:val="24"/>
                <w:lang w:val="en-US" w:eastAsia="en-US"/>
              </w:rPr>
            </w:rPrChange>
          </w:rPr>
          <w:t>Dr. Amon Göppert</w:t>
        </w:r>
        <w:r w:rsidRPr="00240B93">
          <w:rPr>
            <w:sz w:val="24"/>
            <w:szCs w:val="24"/>
            <w:lang w:val="de-DE" w:eastAsia="en-US"/>
            <w:rPrChange w:id="1269" w:author="Amon Göppert" w:date="2026-05-03T22:58:00Z" w16du:dateUtc="2026-05-03T20:58:00Z">
              <w:rPr>
                <w:rFonts w:ascii="Times New Roman" w:hAnsi="Times New Roman" w:cs="Times New Roman"/>
                <w:sz w:val="24"/>
                <w:szCs w:val="24"/>
                <w:lang w:val="en-US" w:eastAsia="en-US"/>
              </w:rPr>
            </w:rPrChange>
          </w:rPr>
          <w:t xml:space="preserve"> </w:t>
        </w:r>
      </w:ins>
      <w:ins w:id="1270" w:author="Amon Göppert" w:date="2026-05-03T22:59:00Z" w16du:dateUtc="2026-05-03T20:59:00Z">
        <w:r w:rsidR="00A376D8">
          <w:rPr>
            <w:b/>
            <w:bCs/>
            <w:sz w:val="24"/>
            <w:szCs w:val="24"/>
            <w:lang w:val="de-DE" w:eastAsia="en-US"/>
          </w:rPr>
          <w:t>– Partner</w:t>
        </w:r>
      </w:ins>
      <w:ins w:id="1271" w:author="Amon Göppert" w:date="2026-05-03T23:01:00Z" w16du:dateUtc="2026-05-03T21:01:00Z">
        <w:r w:rsidR="00C91401">
          <w:rPr>
            <w:b/>
            <w:bCs/>
            <w:sz w:val="24"/>
            <w:szCs w:val="24"/>
            <w:lang w:val="de-DE" w:eastAsia="en-US"/>
          </w:rPr>
          <w:br/>
        </w:r>
      </w:ins>
      <w:ins w:id="1272" w:author="Amon Göppert" w:date="2026-05-03T22:58:00Z" w16du:dateUtc="2026-05-03T20:58:00Z">
        <w:r w:rsidRPr="00240B93">
          <w:rPr>
            <w:sz w:val="24"/>
            <w:szCs w:val="24"/>
            <w:lang w:val="de-DE" w:eastAsia="en-US"/>
            <w:rPrChange w:id="1273" w:author="Amon Göppert" w:date="2026-05-03T22:58:00Z" w16du:dateUtc="2026-05-03T20:58:00Z">
              <w:rPr>
                <w:rFonts w:ascii="Times New Roman" w:hAnsi="Times New Roman" w:cs="Times New Roman"/>
                <w:sz w:val="24"/>
                <w:szCs w:val="24"/>
                <w:lang w:val="en-US" w:eastAsia="en-US"/>
              </w:rPr>
            </w:rPrChange>
          </w:rPr>
          <w:t xml:space="preserve">10 Jahre Erfahrung in der KI-Implementierung, davon 2 Jahre </w:t>
        </w:r>
        <w:del w:id="1274" w:author="Maximilian Goeppert" w:date="2026-05-05T15:15:00Z" w16du:dateUtc="2026-05-05T13:15:00Z">
          <w:r w:rsidRPr="00240B93">
            <w:rPr>
              <w:sz w:val="24"/>
              <w:szCs w:val="24"/>
              <w:lang w:val="de-DE" w:eastAsia="en-US"/>
              <w:rPrChange w:id="1275" w:author="Amon Göppert" w:date="2026-05-03T22:58:00Z" w16du:dateUtc="2026-05-03T20:58:00Z">
                <w:rPr>
                  <w:rFonts w:ascii="Times New Roman" w:hAnsi="Times New Roman" w:cs="Times New Roman"/>
                  <w:sz w:val="24"/>
                  <w:szCs w:val="24"/>
                  <w:lang w:val="en-US" w:eastAsia="en-US"/>
                </w:rPr>
              </w:rPrChange>
            </w:rPr>
            <w:delText xml:space="preserve">in Private </w:delText>
          </w:r>
          <w:r w:rsidRPr="00F01FD6" w:rsidDel="003B66BE">
            <w:rPr>
              <w:sz w:val="24"/>
              <w:szCs w:val="24"/>
              <w:lang w:val="de-DE" w:eastAsia="en-US"/>
              <w:rPrChange w:id="1276" w:author="Maximilian Goeppert" w:date="2026-05-05T15:10:00Z" w16du:dateUtc="2026-05-05T13:10:00Z">
                <w:rPr>
                  <w:rFonts w:ascii="Times New Roman" w:hAnsi="Times New Roman" w:cs="Times New Roman"/>
                  <w:sz w:val="24"/>
                  <w:szCs w:val="24"/>
                  <w:lang w:val="en-US" w:eastAsia="en-US"/>
                </w:rPr>
              </w:rPrChange>
            </w:rPr>
            <w:delText>Equity</w:delText>
          </w:r>
        </w:del>
      </w:ins>
      <w:ins w:id="1277" w:author="Maximilian Goeppert" w:date="2026-05-05T15:24:00Z" w16du:dateUtc="2026-05-05T13:24:00Z">
        <w:r w:rsidR="00E51D54">
          <w:rPr>
            <w:sz w:val="24"/>
            <w:szCs w:val="24"/>
            <w:lang w:val="de-DE" w:eastAsia="en-US"/>
          </w:rPr>
          <w:t>Beteiligungsmanagemen</w:t>
        </w:r>
        <w:r w:rsidR="00881CDD">
          <w:rPr>
            <w:sz w:val="24"/>
            <w:szCs w:val="24"/>
            <w:lang w:val="de-DE" w:eastAsia="en-US"/>
          </w:rPr>
          <w:t xml:space="preserve">t </w:t>
        </w:r>
      </w:ins>
    </w:p>
    <w:p w14:paraId="47A4964E" w14:textId="266BC2B8" w:rsidR="00240B93" w:rsidRPr="00C91401" w:rsidRDefault="00240B93" w:rsidP="00240B93">
      <w:pPr>
        <w:spacing w:before="100" w:beforeAutospacing="1" w:after="100" w:afterAutospacing="1"/>
        <w:rPr>
          <w:ins w:id="1278" w:author="Amon Göppert" w:date="2026-05-03T22:58:00Z" w16du:dateUtc="2026-05-03T20:58:00Z"/>
          <w:sz w:val="24"/>
          <w:szCs w:val="24"/>
          <w:lang w:val="de-DE" w:eastAsia="en-US"/>
          <w:rPrChange w:id="1279" w:author="Amon Göppert" w:date="2026-05-03T23:01:00Z" w16du:dateUtc="2026-05-03T21:01:00Z">
            <w:rPr>
              <w:ins w:id="1280" w:author="Amon Göppert" w:date="2026-05-03T22:58:00Z" w16du:dateUtc="2026-05-03T20:58:00Z"/>
              <w:rFonts w:ascii="Times New Roman" w:hAnsi="Times New Roman" w:cs="Times New Roman"/>
              <w:sz w:val="24"/>
              <w:szCs w:val="24"/>
              <w:lang w:val="en-US" w:eastAsia="en-US"/>
            </w:rPr>
          </w:rPrChange>
        </w:rPr>
      </w:pPr>
      <w:ins w:id="1281" w:author="Amon Göppert" w:date="2026-05-03T22:58:00Z" w16du:dateUtc="2026-05-03T20:58:00Z">
        <w:r w:rsidRPr="00C91401">
          <w:rPr>
            <w:b/>
            <w:bCs/>
            <w:sz w:val="24"/>
            <w:szCs w:val="24"/>
            <w:lang w:val="de-DE" w:eastAsia="en-US"/>
            <w:rPrChange w:id="1282" w:author="Amon Göppert" w:date="2026-05-03T23:01:00Z" w16du:dateUtc="2026-05-03T21:01:00Z">
              <w:rPr>
                <w:rFonts w:ascii="Times New Roman" w:hAnsi="Times New Roman" w:cs="Times New Roman"/>
                <w:b/>
                <w:bCs/>
                <w:sz w:val="24"/>
                <w:szCs w:val="24"/>
                <w:lang w:val="en-US" w:eastAsia="en-US"/>
              </w:rPr>
            </w:rPrChange>
          </w:rPr>
          <w:t>Alexander Rien</w:t>
        </w:r>
        <w:r w:rsidRPr="00C91401">
          <w:rPr>
            <w:b/>
            <w:bCs/>
            <w:sz w:val="24"/>
            <w:szCs w:val="24"/>
            <w:lang w:val="de-DE" w:eastAsia="en-US"/>
            <w:rPrChange w:id="1283" w:author="Amon Göppert" w:date="2026-05-03T23:01:00Z" w16du:dateUtc="2026-05-03T21:01:00Z">
              <w:rPr>
                <w:rFonts w:ascii="Times New Roman" w:hAnsi="Times New Roman" w:cs="Times New Roman"/>
                <w:sz w:val="24"/>
                <w:szCs w:val="24"/>
                <w:lang w:val="en-US" w:eastAsia="en-US"/>
              </w:rPr>
            </w:rPrChange>
          </w:rPr>
          <w:t xml:space="preserve"> </w:t>
        </w:r>
      </w:ins>
      <w:ins w:id="1284" w:author="Amon Göppert" w:date="2026-05-03T22:59:00Z" w16du:dateUtc="2026-05-03T20:59:00Z">
        <w:r w:rsidR="00A376D8" w:rsidRPr="00C91401">
          <w:rPr>
            <w:b/>
            <w:bCs/>
            <w:sz w:val="24"/>
            <w:szCs w:val="24"/>
            <w:lang w:val="de-DE" w:eastAsia="en-US"/>
          </w:rPr>
          <w:t>–</w:t>
        </w:r>
        <w:r w:rsidR="00A376D8" w:rsidRPr="00C91401">
          <w:rPr>
            <w:b/>
            <w:bCs/>
            <w:sz w:val="24"/>
            <w:szCs w:val="24"/>
            <w:lang w:val="de-DE" w:eastAsia="en-US"/>
            <w:rPrChange w:id="1285" w:author="Amon Göppert" w:date="2026-05-03T23:01:00Z" w16du:dateUtc="2026-05-03T21:01:00Z">
              <w:rPr>
                <w:sz w:val="24"/>
                <w:szCs w:val="24"/>
                <w:lang w:val="en-US" w:eastAsia="en-US"/>
              </w:rPr>
            </w:rPrChange>
          </w:rPr>
          <w:t xml:space="preserve"> </w:t>
        </w:r>
      </w:ins>
      <w:ins w:id="1286" w:author="Amon Göppert" w:date="2026-05-03T22:58:00Z" w16du:dateUtc="2026-05-03T20:58:00Z">
        <w:del w:id="1287" w:author="Maximilian Goeppert" w:date="2026-05-05T15:24:00Z" w16du:dateUtc="2026-05-05T13:24:00Z">
          <w:r w:rsidRPr="00C91401">
            <w:rPr>
              <w:b/>
              <w:bCs/>
              <w:sz w:val="24"/>
              <w:szCs w:val="24"/>
              <w:lang w:val="de-DE" w:eastAsia="en-US"/>
              <w:rPrChange w:id="1288" w:author="Amon Göppert" w:date="2026-05-03T23:01:00Z" w16du:dateUtc="2026-05-03T21:01:00Z">
                <w:rPr>
                  <w:rFonts w:ascii="Times New Roman" w:hAnsi="Times New Roman" w:cs="Times New Roman"/>
                  <w:sz w:val="24"/>
                  <w:szCs w:val="24"/>
                  <w:lang w:val="en-US" w:eastAsia="en-US"/>
                </w:rPr>
              </w:rPrChange>
            </w:rPr>
            <w:delText>Value Creation &amp; KI</w:delText>
          </w:r>
        </w:del>
      </w:ins>
      <w:ins w:id="1289" w:author="Maximilian Goeppert" w:date="2026-05-05T15:24:00Z" w16du:dateUtc="2026-05-05T13:24:00Z">
        <w:r w:rsidR="004B4D1C">
          <w:rPr>
            <w:b/>
            <w:bCs/>
            <w:sz w:val="24"/>
            <w:szCs w:val="24"/>
            <w:lang w:val="de-DE" w:eastAsia="en-US"/>
          </w:rPr>
          <w:t>KI &amp; Tech</w:t>
        </w:r>
      </w:ins>
      <w:ins w:id="1290" w:author="Amon Göppert" w:date="2026-05-03T23:00:00Z" w16du:dateUtc="2026-05-03T21:00:00Z">
        <w:r w:rsidR="004F4840" w:rsidRPr="00C91401">
          <w:rPr>
            <w:b/>
            <w:bCs/>
            <w:sz w:val="24"/>
            <w:szCs w:val="24"/>
            <w:lang w:val="de-DE" w:eastAsia="en-US"/>
            <w:rPrChange w:id="1291" w:author="Amon Göppert" w:date="2026-05-03T23:01:00Z" w16du:dateUtc="2026-05-03T21:01:00Z">
              <w:rPr>
                <w:b/>
                <w:bCs/>
                <w:sz w:val="24"/>
                <w:szCs w:val="24"/>
                <w:lang w:val="en-US" w:eastAsia="en-US"/>
              </w:rPr>
            </w:rPrChange>
          </w:rPr>
          <w:br/>
        </w:r>
        <w:r w:rsidR="004F4840" w:rsidRPr="00C91401">
          <w:rPr>
            <w:sz w:val="24"/>
            <w:szCs w:val="24"/>
            <w:lang w:val="de-DE" w:eastAsia="en-US"/>
            <w:rPrChange w:id="1292" w:author="Amon Göppert" w:date="2026-05-03T23:01:00Z" w16du:dateUtc="2026-05-03T21:01:00Z">
              <w:rPr>
                <w:b/>
                <w:bCs/>
                <w:sz w:val="24"/>
                <w:szCs w:val="24"/>
                <w:lang w:val="en-US" w:eastAsia="en-US"/>
              </w:rPr>
            </w:rPrChange>
          </w:rPr>
          <w:t>8 Jahre Berufserfahrung in Consulting und Strategie</w:t>
        </w:r>
      </w:ins>
    </w:p>
    <w:p w14:paraId="18998E4E" w14:textId="390081BB" w:rsidR="00C91401" w:rsidRPr="007C5D41" w:rsidRDefault="00240B93" w:rsidP="00C91401">
      <w:pPr>
        <w:rPr>
          <w:ins w:id="1293" w:author="Amon Göppert" w:date="2026-05-03T23:01:00Z" w16du:dateUtc="2026-05-03T21:01:00Z"/>
          <w:b/>
          <w:bCs/>
          <w:sz w:val="24"/>
          <w:szCs w:val="24"/>
          <w:lang w:val="de-DE" w:eastAsia="en-US"/>
        </w:rPr>
      </w:pPr>
      <w:ins w:id="1294" w:author="Amon Göppert" w:date="2026-05-03T22:58:00Z" w16du:dateUtc="2026-05-03T20:58:00Z">
        <w:r w:rsidRPr="006E50BD">
          <w:rPr>
            <w:b/>
            <w:bCs/>
            <w:sz w:val="24"/>
            <w:szCs w:val="24"/>
            <w:lang w:val="de-DE" w:eastAsia="en-US"/>
            <w:rPrChange w:id="1295" w:author="Maximilian Goeppert" w:date="2026-05-05T09:58:00Z" w16du:dateUtc="2026-05-05T07:58:00Z">
              <w:rPr>
                <w:rFonts w:ascii="Times New Roman" w:hAnsi="Times New Roman" w:cs="Times New Roman"/>
                <w:b/>
                <w:bCs/>
                <w:sz w:val="24"/>
                <w:szCs w:val="24"/>
                <w:lang w:val="en-US" w:eastAsia="en-US"/>
              </w:rPr>
            </w:rPrChange>
          </w:rPr>
          <w:t>Gerald Weitbrecht</w:t>
        </w:r>
        <w:r w:rsidRPr="006E50BD">
          <w:rPr>
            <w:b/>
            <w:bCs/>
            <w:sz w:val="24"/>
            <w:szCs w:val="24"/>
            <w:lang w:val="de-DE" w:eastAsia="en-US"/>
            <w:rPrChange w:id="1296" w:author="Maximilian Goeppert" w:date="2026-05-05T09:58:00Z" w16du:dateUtc="2026-05-05T07:58:00Z">
              <w:rPr>
                <w:rFonts w:ascii="Times New Roman" w:hAnsi="Times New Roman" w:cs="Times New Roman"/>
                <w:sz w:val="24"/>
                <w:szCs w:val="24"/>
                <w:lang w:val="en-US" w:eastAsia="en-US"/>
              </w:rPr>
            </w:rPrChange>
          </w:rPr>
          <w:t xml:space="preserve"> </w:t>
        </w:r>
      </w:ins>
      <w:ins w:id="1297" w:author="Amon Göppert" w:date="2026-05-03T22:59:00Z" w16du:dateUtc="2026-05-03T20:59:00Z">
        <w:r w:rsidR="00A376D8" w:rsidRPr="00E7452B">
          <w:rPr>
            <w:b/>
            <w:bCs/>
            <w:sz w:val="24"/>
            <w:szCs w:val="24"/>
            <w:lang w:val="de-DE" w:eastAsia="en-US"/>
          </w:rPr>
          <w:t xml:space="preserve">– </w:t>
        </w:r>
      </w:ins>
      <w:ins w:id="1298" w:author="Amon Göppert" w:date="2026-05-03T22:58:00Z" w16du:dateUtc="2026-05-03T20:58:00Z">
        <w:del w:id="1299" w:author="Maximilian Goeppert" w:date="2026-05-05T15:24:00Z" w16du:dateUtc="2026-05-05T13:24:00Z">
          <w:r w:rsidRPr="006E50BD">
            <w:rPr>
              <w:b/>
              <w:bCs/>
              <w:sz w:val="24"/>
              <w:szCs w:val="24"/>
              <w:lang w:val="de-DE" w:eastAsia="en-US"/>
              <w:rPrChange w:id="1300" w:author="Maximilian Goeppert" w:date="2026-05-05T09:58:00Z" w16du:dateUtc="2026-05-05T07:58:00Z">
                <w:rPr>
                  <w:rFonts w:ascii="Times New Roman" w:hAnsi="Times New Roman" w:cs="Times New Roman"/>
                  <w:sz w:val="24"/>
                  <w:szCs w:val="24"/>
                  <w:lang w:val="en-US" w:eastAsia="en-US"/>
                </w:rPr>
              </w:rPrChange>
            </w:rPr>
            <w:delText xml:space="preserve">Origination &amp; </w:delText>
          </w:r>
        </w:del>
        <w:r w:rsidRPr="006E50BD">
          <w:rPr>
            <w:b/>
            <w:bCs/>
            <w:sz w:val="24"/>
            <w:szCs w:val="24"/>
            <w:lang w:val="de-DE" w:eastAsia="en-US"/>
            <w:rPrChange w:id="1301" w:author="Maximilian Goeppert" w:date="2026-05-05T09:58:00Z" w16du:dateUtc="2026-05-05T07:58:00Z">
              <w:rPr>
                <w:rFonts w:ascii="Times New Roman" w:hAnsi="Times New Roman" w:cs="Times New Roman"/>
                <w:sz w:val="24"/>
                <w:szCs w:val="24"/>
                <w:lang w:val="en-US" w:eastAsia="en-US"/>
              </w:rPr>
            </w:rPrChange>
          </w:rPr>
          <w:t>Business Development</w:t>
        </w:r>
      </w:ins>
      <w:ins w:id="1302" w:author="Amon Göppert" w:date="2026-05-03T23:01:00Z" w16du:dateUtc="2026-05-03T21:01:00Z">
        <w:r w:rsidR="00C91401" w:rsidRPr="006E50BD">
          <w:rPr>
            <w:b/>
            <w:bCs/>
            <w:sz w:val="24"/>
            <w:szCs w:val="24"/>
            <w:lang w:val="de-DE" w:eastAsia="en-US"/>
            <w:rPrChange w:id="1303" w:author="Maximilian Goeppert" w:date="2026-05-05T09:58:00Z" w16du:dateUtc="2026-05-05T07:58:00Z">
              <w:rPr>
                <w:b/>
                <w:bCs/>
                <w:sz w:val="24"/>
                <w:szCs w:val="24"/>
                <w:lang w:val="en-US" w:eastAsia="en-US"/>
              </w:rPr>
            </w:rPrChange>
          </w:rPr>
          <w:br/>
        </w:r>
        <w:r w:rsidR="00C91401" w:rsidRPr="006E50BD">
          <w:rPr>
            <w:sz w:val="24"/>
            <w:szCs w:val="24"/>
            <w:lang w:val="de-DE" w:eastAsia="en-US"/>
            <w:rPrChange w:id="1304" w:author="Maximilian Goeppert" w:date="2026-05-05T09:58:00Z" w16du:dateUtc="2026-05-05T07:58:00Z">
              <w:rPr>
                <w:b/>
                <w:bCs/>
                <w:sz w:val="24"/>
                <w:szCs w:val="24"/>
                <w:lang w:val="de-DE" w:eastAsia="en-US"/>
              </w:rPr>
            </w:rPrChange>
          </w:rPr>
          <w:t xml:space="preserve">8 Jahre Erfahrung in </w:t>
        </w:r>
        <w:del w:id="1305" w:author="Maximilian Goeppert" w:date="2026-05-05T15:15:00Z" w16du:dateUtc="2026-05-05T13:15:00Z">
          <w:r w:rsidR="00C91401" w:rsidRPr="006E50BD">
            <w:rPr>
              <w:sz w:val="24"/>
              <w:szCs w:val="24"/>
              <w:lang w:val="de-DE" w:eastAsia="en-US"/>
              <w:rPrChange w:id="1306" w:author="Maximilian Goeppert" w:date="2026-05-05T09:58:00Z" w16du:dateUtc="2026-05-05T07:58:00Z">
                <w:rPr>
                  <w:b/>
                  <w:bCs/>
                  <w:sz w:val="24"/>
                  <w:szCs w:val="24"/>
                  <w:lang w:val="de-DE" w:eastAsia="en-US"/>
                </w:rPr>
              </w:rPrChange>
            </w:rPr>
            <w:delText>Start-ups &amp; Software</w:delText>
          </w:r>
        </w:del>
      </w:ins>
      <w:ins w:id="1307" w:author="Maximilian Goeppert" w:date="2026-05-05T15:15:00Z" w16du:dateUtc="2026-05-05T13:15:00Z">
        <w:r w:rsidR="003B66BE">
          <w:rPr>
            <w:sz w:val="24"/>
            <w:szCs w:val="24"/>
            <w:lang w:val="de-DE" w:eastAsia="en-US"/>
          </w:rPr>
          <w:t>Finanzen &amp; Projektm</w:t>
        </w:r>
      </w:ins>
      <w:ins w:id="1308" w:author="Maximilian Goeppert" w:date="2026-05-05T15:16:00Z" w16du:dateUtc="2026-05-05T13:16:00Z">
        <w:r w:rsidR="003B66BE">
          <w:rPr>
            <w:sz w:val="24"/>
            <w:szCs w:val="24"/>
            <w:lang w:val="de-DE" w:eastAsia="en-US"/>
          </w:rPr>
          <w:t>anagement</w:t>
        </w:r>
      </w:ins>
    </w:p>
    <w:p w14:paraId="1026FB5E" w14:textId="26308CE3" w:rsidR="00240B93" w:rsidRPr="006E50BD" w:rsidRDefault="00330505" w:rsidP="00240B93">
      <w:pPr>
        <w:spacing w:before="100" w:beforeAutospacing="1" w:after="100" w:afterAutospacing="1"/>
        <w:rPr>
          <w:ins w:id="1309" w:author="Amon Göppert" w:date="2026-05-03T22:58:00Z" w16du:dateUtc="2026-05-03T20:58:00Z"/>
          <w:b/>
          <w:bCs/>
          <w:sz w:val="24"/>
          <w:szCs w:val="24"/>
          <w:lang w:val="de-DE" w:eastAsia="en-US"/>
          <w:rPrChange w:id="1310" w:author="Maximilian Goeppert" w:date="2026-05-05T09:58:00Z" w16du:dateUtc="2026-05-05T07:58:00Z">
            <w:rPr>
              <w:ins w:id="1311" w:author="Amon Göppert" w:date="2026-05-03T22:58:00Z" w16du:dateUtc="2026-05-03T20:58:00Z"/>
              <w:rFonts w:ascii="Times New Roman" w:hAnsi="Times New Roman" w:cs="Times New Roman"/>
              <w:sz w:val="24"/>
              <w:szCs w:val="24"/>
              <w:lang w:val="en-US" w:eastAsia="en-US"/>
            </w:rPr>
          </w:rPrChange>
        </w:rPr>
      </w:pPr>
      <w:ins w:id="1312" w:author="Maximilian Goeppert" w:date="2026-05-05T15:15:00Z" w16du:dateUtc="2026-05-05T13:15:00Z">
        <w:r w:rsidRPr="004B4D1C">
          <w:rPr>
            <w:b/>
            <w:bCs/>
            <w:sz w:val="24"/>
            <w:szCs w:val="24"/>
            <w:highlight w:val="yellow"/>
            <w:lang w:val="de-DE" w:eastAsia="en-US"/>
            <w:rPrChange w:id="1313" w:author="Maximilian Goeppert" w:date="2026-05-05T06:25:00Z" w16du:dateUtc="2026-05-05T13:25:00Z">
              <w:rPr>
                <w:b/>
                <w:bCs/>
                <w:sz w:val="24"/>
                <w:szCs w:val="24"/>
                <w:lang w:val="de-DE" w:eastAsia="en-US"/>
              </w:rPr>
            </w:rPrChange>
          </w:rPr>
          <w:t xml:space="preserve">@alex – Linkin Logo mit </w:t>
        </w:r>
      </w:ins>
      <w:ins w:id="1314" w:author="Maximilian Goeppert" w:date="2026-05-05T15:16:00Z" w16du:dateUtc="2026-05-05T13:16:00Z">
        <w:r w:rsidR="003D1B6C" w:rsidRPr="004B4D1C">
          <w:rPr>
            <w:b/>
            <w:bCs/>
            <w:sz w:val="24"/>
            <w:szCs w:val="24"/>
            <w:highlight w:val="yellow"/>
            <w:lang w:val="de-DE" w:eastAsia="en-US"/>
            <w:rPrChange w:id="1315" w:author="Maximilian Goeppert" w:date="2026-05-05T06:25:00Z" w16du:dateUtc="2026-05-05T13:25:00Z">
              <w:rPr>
                <w:b/>
                <w:bCs/>
                <w:sz w:val="24"/>
                <w:szCs w:val="24"/>
                <w:lang w:val="de-DE" w:eastAsia="en-US"/>
              </w:rPr>
            </w:rPrChange>
          </w:rPr>
          <w:t>Verknüpfung</w:t>
        </w:r>
      </w:ins>
    </w:p>
    <w:p w14:paraId="72A47E90" w14:textId="77777777" w:rsidR="00A464E8" w:rsidRPr="006E50BD" w:rsidRDefault="00A464E8" w:rsidP="00240B93">
      <w:pPr>
        <w:spacing w:before="100" w:beforeAutospacing="1" w:after="100" w:afterAutospacing="1"/>
        <w:rPr>
          <w:ins w:id="1316" w:author="Maximilian Goeppert" w:date="2026-05-05T09:24:00Z" w16du:dateUtc="2026-05-05T07:24:00Z"/>
          <w:b/>
          <w:bCs/>
          <w:sz w:val="24"/>
          <w:szCs w:val="24"/>
          <w:lang w:val="de-DE" w:eastAsia="en-US"/>
          <w:rPrChange w:id="1317" w:author="Maximilian Goeppert" w:date="2026-05-05T09:58:00Z" w16du:dateUtc="2026-05-05T07:58:00Z">
            <w:rPr>
              <w:ins w:id="1318" w:author="Maximilian Goeppert" w:date="2026-05-05T09:24:00Z" w16du:dateUtc="2026-05-05T07:24:00Z"/>
              <w:b/>
              <w:bCs/>
              <w:sz w:val="24"/>
              <w:szCs w:val="24"/>
              <w:lang w:eastAsia="en-US"/>
            </w:rPr>
          </w:rPrChange>
        </w:rPr>
      </w:pPr>
    </w:p>
    <w:p w14:paraId="52127E76" w14:textId="0A8CCF83" w:rsidR="00A464E8" w:rsidRPr="006E50BD" w:rsidRDefault="00A464E8" w:rsidP="00240B93">
      <w:pPr>
        <w:spacing w:before="100" w:beforeAutospacing="1" w:after="100" w:afterAutospacing="1"/>
        <w:rPr>
          <w:ins w:id="1319" w:author="Maximilian Goeppert" w:date="2026-05-05T09:24:00Z" w16du:dateUtc="2026-05-05T07:24:00Z"/>
          <w:b/>
          <w:bCs/>
          <w:sz w:val="24"/>
          <w:szCs w:val="24"/>
          <w:lang w:val="de-DE" w:eastAsia="en-US"/>
          <w:rPrChange w:id="1320" w:author="Maximilian Goeppert" w:date="2026-05-05T09:58:00Z" w16du:dateUtc="2026-05-05T07:58:00Z">
            <w:rPr>
              <w:ins w:id="1321" w:author="Maximilian Goeppert" w:date="2026-05-05T09:24:00Z" w16du:dateUtc="2026-05-05T07:24:00Z"/>
              <w:b/>
              <w:bCs/>
              <w:sz w:val="24"/>
              <w:szCs w:val="24"/>
              <w:lang w:eastAsia="en-US"/>
            </w:rPr>
          </w:rPrChange>
        </w:rPr>
      </w:pPr>
      <w:ins w:id="1322" w:author="Maximilian Goeppert" w:date="2026-05-05T09:24:00Z" w16du:dateUtc="2026-05-05T07:24:00Z">
        <w:r w:rsidRPr="006E50BD">
          <w:rPr>
            <w:b/>
            <w:bCs/>
            <w:sz w:val="24"/>
            <w:szCs w:val="24"/>
            <w:lang w:val="de-DE" w:eastAsia="en-US"/>
            <w:rPrChange w:id="1323" w:author="Maximilian Goeppert" w:date="2026-05-05T09:58:00Z" w16du:dateUtc="2026-05-05T07:58:00Z">
              <w:rPr>
                <w:b/>
                <w:bCs/>
                <w:sz w:val="24"/>
                <w:szCs w:val="24"/>
                <w:lang w:eastAsia="en-US"/>
              </w:rPr>
            </w:rPrChange>
          </w:rPr>
          <w:t>Unse</w:t>
        </w:r>
        <w:r w:rsidR="00F25200" w:rsidRPr="006E50BD">
          <w:rPr>
            <w:b/>
            <w:bCs/>
            <w:sz w:val="24"/>
            <w:szCs w:val="24"/>
            <w:lang w:val="de-DE" w:eastAsia="en-US"/>
            <w:rPrChange w:id="1324" w:author="Maximilian Goeppert" w:date="2026-05-05T09:58:00Z" w16du:dateUtc="2026-05-05T07:58:00Z">
              <w:rPr>
                <w:b/>
                <w:bCs/>
                <w:sz w:val="24"/>
                <w:szCs w:val="24"/>
                <w:lang w:eastAsia="en-US"/>
              </w:rPr>
            </w:rPrChange>
          </w:rPr>
          <w:t>re Werte</w:t>
        </w:r>
        <w:del w:id="1325" w:author="Alexander Rien" w:date="2026-05-05T07:55:00Z" w16du:dateUtc="2026-05-05T07:55:52Z">
          <w:r w:rsidR="00CD3199" w:rsidRPr="006E50BD">
            <w:rPr>
              <w:b/>
              <w:bCs/>
              <w:sz w:val="24"/>
              <w:szCs w:val="24"/>
              <w:lang w:val="de-DE" w:eastAsia="en-US"/>
              <w:rPrChange w:id="1326" w:author="Maximilian Goeppert" w:date="2026-05-05T09:58:00Z" w16du:dateUtc="2026-05-05T07:58:00Z">
                <w:rPr>
                  <w:b/>
                  <w:bCs/>
                  <w:sz w:val="24"/>
                  <w:szCs w:val="24"/>
                  <w:lang w:eastAsia="en-US"/>
                </w:rPr>
              </w:rPrChange>
            </w:rPr>
            <w:delText xml:space="preserve"> </w:delText>
          </w:r>
        </w:del>
      </w:ins>
    </w:p>
    <w:p w14:paraId="1CC232CA" w14:textId="4B388350" w:rsidR="002E42BF" w:rsidDel="00240B93" w:rsidRDefault="00BE7304">
      <w:pPr>
        <w:pBdr>
          <w:bottom w:val="single" w:sz="4" w:space="1" w:color="DDDDDD"/>
        </w:pBdr>
        <w:spacing w:before="200" w:after="200"/>
        <w:rPr>
          <w:del w:id="1327" w:author="Amon Göppert" w:date="2026-05-03T22:58:00Z" w16du:dateUtc="2026-05-03T20:58:00Z"/>
          <w:b/>
          <w:bCs/>
          <w:sz w:val="24"/>
          <w:szCs w:val="24"/>
          <w:lang w:val="de-DE"/>
        </w:rPr>
      </w:pPr>
      <w:del w:id="1328" w:author="Amon Göppert" w:date="2026-05-03T22:58:00Z" w16du:dateUtc="2026-05-03T20:58:00Z">
        <w:r w:rsidRPr="007C5D41" w:rsidDel="00240B93">
          <w:rPr>
            <w:b/>
            <w:bCs/>
            <w:sz w:val="24"/>
            <w:szCs w:val="24"/>
            <w:lang w:val="de-DE"/>
          </w:rPr>
          <w:delText>Maximilian Göppert</w:delText>
        </w:r>
      </w:del>
    </w:p>
    <w:p w14:paraId="45CA52BA" w14:textId="77777777" w:rsidR="00E53EEB" w:rsidRPr="00E53EEB" w:rsidRDefault="00E53EEB" w:rsidP="00E53EEB">
      <w:pPr>
        <w:spacing w:before="240" w:after="80"/>
        <w:rPr>
          <w:ins w:id="1329" w:author="Maximilian Goeppert" w:date="2026-05-05T15:23:00Z"/>
          <w:lang w:val="de-DE"/>
          <w:rPrChange w:id="1330" w:author="Maximilian Goeppert" w:date="2026-05-05T15:23:00Z" w16du:dateUtc="2026-05-05T13:23:00Z">
            <w:rPr>
              <w:ins w:id="1331" w:author="Maximilian Goeppert" w:date="2026-05-05T15:23:00Z"/>
            </w:rPr>
          </w:rPrChange>
        </w:rPr>
      </w:pPr>
      <w:ins w:id="1332" w:author="Maximilian Goeppert" w:date="2026-05-05T15:23:00Z">
        <w:r w:rsidRPr="00E53EEB">
          <w:rPr>
            <w:lang w:val="de-DE"/>
            <w:rPrChange w:id="1333" w:author="Maximilian Goeppert" w:date="2026-05-05T15:23:00Z" w16du:dateUtc="2026-05-05T13:23:00Z">
              <w:rPr/>
            </w:rPrChange>
          </w:rPr>
          <w:t>„Wir investieren nicht in Unternehmen – wir investieren in Menschen, die Unternehmen großmachen."</w:t>
        </w:r>
      </w:ins>
    </w:p>
    <w:p w14:paraId="7DD3DA2F" w14:textId="77777777" w:rsidR="00BA51F1" w:rsidRDefault="00BA51F1" w:rsidP="00BA51F1">
      <w:pPr>
        <w:spacing w:before="240" w:after="80"/>
        <w:rPr>
          <w:ins w:id="1334" w:author="Maximilian Goeppert" w:date="2026-05-05T15:24:00Z" w16du:dateUtc="2026-05-05T13:24:00Z"/>
          <w:lang w:val="de-DE"/>
        </w:rPr>
      </w:pPr>
      <w:ins w:id="1335" w:author="Maximilian Goeppert" w:date="2026-05-05T15:24:00Z">
        <w:r w:rsidRPr="00BA51F1">
          <w:rPr>
            <w:b/>
            <w:bCs/>
            <w:lang w:val="de-DE"/>
            <w:rPrChange w:id="1336" w:author="Maximilian Goeppert" w:date="2026-05-05T15:24:00Z" w16du:dateUtc="2026-05-05T13:24:00Z">
              <w:rPr>
                <w:b/>
                <w:bCs/>
              </w:rPr>
            </w:rPrChange>
          </w:rPr>
          <w:t>Partnerschaft</w:t>
        </w:r>
        <w:r w:rsidRPr="00BA51F1">
          <w:rPr>
            <w:lang w:val="de-DE"/>
            <w:rPrChange w:id="1337" w:author="Maximilian Goeppert" w:date="2026-05-05T15:24:00Z" w16du:dateUtc="2026-05-05T13:24:00Z">
              <w:rPr/>
            </w:rPrChange>
          </w:rPr>
          <w:t xml:space="preserve"> </w:t>
        </w:r>
      </w:ins>
    </w:p>
    <w:p w14:paraId="1F694909" w14:textId="48E7C094" w:rsidR="00BA51F1" w:rsidRPr="00BA51F1" w:rsidRDefault="00BA51F1" w:rsidP="00BA51F1">
      <w:pPr>
        <w:spacing w:before="240" w:after="80"/>
        <w:rPr>
          <w:ins w:id="1338" w:author="Maximilian Goeppert" w:date="2026-05-05T15:24:00Z"/>
          <w:lang w:val="de-DE"/>
          <w:rPrChange w:id="1339" w:author="Maximilian Goeppert" w:date="2026-05-05T15:24:00Z" w16du:dateUtc="2026-05-05T13:24:00Z">
            <w:rPr>
              <w:ins w:id="1340" w:author="Maximilian Goeppert" w:date="2026-05-05T15:24:00Z"/>
            </w:rPr>
          </w:rPrChange>
        </w:rPr>
      </w:pPr>
      <w:ins w:id="1341" w:author="Maximilian Goeppert" w:date="2026-05-05T15:24:00Z">
        <w:r w:rsidRPr="00BA51F1">
          <w:rPr>
            <w:lang w:val="de-DE"/>
            <w:rPrChange w:id="1342" w:author="Maximilian Goeppert" w:date="2026-05-05T15:24:00Z" w16du:dateUtc="2026-05-05T13:24:00Z">
              <w:rPr/>
            </w:rPrChange>
          </w:rPr>
          <w:t>Wir bauen keine Portfolios – wir bauen Unternehmen, gemeinsam mit Menschen, die dasselbe wollen. Das bedeutet Augenhöhe, klare Absprachen und echtes Commitment auf beiden Seiten.</w:t>
        </w:r>
      </w:ins>
    </w:p>
    <w:p w14:paraId="7830C552" w14:textId="77777777" w:rsidR="00BA51F1" w:rsidRDefault="00BA51F1" w:rsidP="00BA51F1">
      <w:pPr>
        <w:spacing w:before="240" w:after="80"/>
        <w:rPr>
          <w:ins w:id="1343" w:author="Maximilian Goeppert" w:date="2026-05-05T15:24:00Z" w16du:dateUtc="2026-05-05T13:24:00Z"/>
          <w:lang w:val="de-DE"/>
        </w:rPr>
      </w:pPr>
      <w:ins w:id="1344" w:author="Maximilian Goeppert" w:date="2026-05-05T15:24:00Z">
        <w:r w:rsidRPr="00BA51F1">
          <w:rPr>
            <w:b/>
            <w:bCs/>
            <w:lang w:val="de-DE"/>
            <w:rPrChange w:id="1345" w:author="Maximilian Goeppert" w:date="2026-05-05T15:24:00Z" w16du:dateUtc="2026-05-05T13:24:00Z">
              <w:rPr>
                <w:b/>
                <w:bCs/>
              </w:rPr>
            </w:rPrChange>
          </w:rPr>
          <w:t>Vertrauen</w:t>
        </w:r>
        <w:r w:rsidRPr="00BA51F1">
          <w:rPr>
            <w:lang w:val="de-DE"/>
            <w:rPrChange w:id="1346" w:author="Maximilian Goeppert" w:date="2026-05-05T15:24:00Z" w16du:dateUtc="2026-05-05T13:24:00Z">
              <w:rPr/>
            </w:rPrChange>
          </w:rPr>
          <w:t xml:space="preserve"> </w:t>
        </w:r>
      </w:ins>
    </w:p>
    <w:p w14:paraId="25239FD5" w14:textId="5A5489A1" w:rsidR="00BA51F1" w:rsidRPr="00BA51F1" w:rsidRDefault="00BA51F1" w:rsidP="00BA51F1">
      <w:pPr>
        <w:spacing w:before="240" w:after="80"/>
        <w:rPr>
          <w:ins w:id="1347" w:author="Maximilian Goeppert" w:date="2026-05-05T15:24:00Z"/>
          <w:lang w:val="de-DE"/>
          <w:rPrChange w:id="1348" w:author="Maximilian Goeppert" w:date="2026-05-05T15:24:00Z" w16du:dateUtc="2026-05-05T13:24:00Z">
            <w:rPr>
              <w:ins w:id="1349" w:author="Maximilian Goeppert" w:date="2026-05-05T15:24:00Z"/>
            </w:rPr>
          </w:rPrChange>
        </w:rPr>
      </w:pPr>
      <w:ins w:id="1350" w:author="Maximilian Goeppert" w:date="2026-05-05T15:24:00Z">
        <w:r w:rsidRPr="00BA51F1">
          <w:rPr>
            <w:lang w:val="de-DE"/>
            <w:rPrChange w:id="1351" w:author="Maximilian Goeppert" w:date="2026-05-05T15:24:00Z" w16du:dateUtc="2026-05-05T13:24:00Z">
              <w:rPr/>
            </w:rPrChange>
          </w:rPr>
          <w:t>Vertrauen entsteht durch Verlässlichkeit, nicht durch Versprechen. Wir sagen, was wir tun – und tun, was wir sagen.</w:t>
        </w:r>
      </w:ins>
    </w:p>
    <w:p w14:paraId="736CBC94" w14:textId="77777777" w:rsidR="00BA51F1" w:rsidRDefault="00BA51F1" w:rsidP="00BA51F1">
      <w:pPr>
        <w:spacing w:before="240" w:after="80"/>
        <w:rPr>
          <w:ins w:id="1352" w:author="Maximilian Goeppert" w:date="2026-05-05T15:24:00Z" w16du:dateUtc="2026-05-05T13:24:00Z"/>
          <w:lang w:val="de-DE"/>
        </w:rPr>
      </w:pPr>
      <w:ins w:id="1353" w:author="Maximilian Goeppert" w:date="2026-05-05T15:24:00Z">
        <w:r w:rsidRPr="00BA51F1">
          <w:rPr>
            <w:b/>
            <w:bCs/>
            <w:lang w:val="de-DE"/>
            <w:rPrChange w:id="1354" w:author="Maximilian Goeppert" w:date="2026-05-05T15:24:00Z" w16du:dateUtc="2026-05-05T13:24:00Z">
              <w:rPr>
                <w:b/>
                <w:bCs/>
              </w:rPr>
            </w:rPrChange>
          </w:rPr>
          <w:t>Langfristigkeit</w:t>
        </w:r>
        <w:r w:rsidRPr="00BA51F1">
          <w:rPr>
            <w:lang w:val="de-DE"/>
            <w:rPrChange w:id="1355" w:author="Maximilian Goeppert" w:date="2026-05-05T15:24:00Z" w16du:dateUtc="2026-05-05T13:24:00Z">
              <w:rPr/>
            </w:rPrChange>
          </w:rPr>
          <w:t xml:space="preserve"> </w:t>
        </w:r>
      </w:ins>
    </w:p>
    <w:p w14:paraId="62B785BE" w14:textId="017B54B1" w:rsidR="00BA51F1" w:rsidRPr="00BA51F1" w:rsidRDefault="00BA51F1" w:rsidP="00BA51F1">
      <w:pPr>
        <w:spacing w:before="240" w:after="80"/>
        <w:rPr>
          <w:ins w:id="1356" w:author="Maximilian Goeppert" w:date="2026-05-05T15:24:00Z"/>
          <w:lang w:val="de-DE"/>
          <w:rPrChange w:id="1357" w:author="Maximilian Goeppert" w:date="2026-05-05T15:24:00Z" w16du:dateUtc="2026-05-05T13:24:00Z">
            <w:rPr>
              <w:ins w:id="1358" w:author="Maximilian Goeppert" w:date="2026-05-05T15:24:00Z"/>
            </w:rPr>
          </w:rPrChange>
        </w:rPr>
      </w:pPr>
      <w:ins w:id="1359" w:author="Maximilian Goeppert" w:date="2026-05-05T15:24:00Z">
        <w:r w:rsidRPr="00BA51F1">
          <w:rPr>
            <w:lang w:val="de-DE"/>
            <w:rPrChange w:id="1360" w:author="Maximilian Goeppert" w:date="2026-05-05T15:24:00Z" w16du:dateUtc="2026-05-05T13:24:00Z">
              <w:rPr/>
            </w:rPrChange>
          </w:rPr>
          <w:t>Gute Unternehmen brauchen Zeit. Wir denken in Generationen, nicht in Quartalszahlen – und treffen Entscheidungen entsprechend.</w:t>
        </w:r>
      </w:ins>
    </w:p>
    <w:p w14:paraId="624482D7" w14:textId="77777777" w:rsidR="00E53EEB" w:rsidRPr="00F01FD6" w:rsidRDefault="00E53EEB">
      <w:pPr>
        <w:spacing w:before="240" w:after="80"/>
        <w:rPr>
          <w:ins w:id="1361" w:author="Maximilian Goeppert" w:date="2026-05-05T15:23:00Z" w16du:dateUtc="2026-05-05T13:23:00Z"/>
          <w:lang w:val="de-DE"/>
        </w:rPr>
      </w:pPr>
    </w:p>
    <w:p w14:paraId="1CC232CB" w14:textId="22E36755" w:rsidR="002E42BF" w:rsidRPr="007C5D41" w:rsidDel="00240B93" w:rsidRDefault="00BE7304">
      <w:pPr>
        <w:spacing w:before="240" w:after="80"/>
        <w:rPr>
          <w:del w:id="1362" w:author="Amon Göppert" w:date="2026-05-03T22:58:00Z" w16du:dateUtc="2026-05-03T20:58:00Z"/>
          <w:lang w:val="de-DE"/>
        </w:rPr>
        <w:pPrChange w:id="1363" w:author="Amon Göppert" w:date="2026-05-03T22:57:00Z" w16du:dateUtc="2026-05-03T20:57:00Z">
          <w:pPr>
            <w:spacing w:before="80" w:after="120"/>
          </w:pPr>
        </w:pPrChange>
      </w:pPr>
      <w:del w:id="1364" w:author="Amon Göppert" w:date="2026-05-03T22:57:00Z" w16du:dateUtc="2026-05-03T20:57:00Z">
        <w:r w:rsidRPr="007C5D41" w:rsidDel="00011464">
          <w:rPr>
            <w:lang w:val="de-DE"/>
          </w:rPr>
          <w:delText>Über zwölf Jahre Erfahrung in der Begleitung von Unternehmen im Mittelstand – vom ersten Gespräch bis weit nach dem Closing. Denkt in Beziehungen, nicht in Transaktionen.</w:delText>
        </w:r>
      </w:del>
    </w:p>
    <w:p w14:paraId="1CC232CC" w14:textId="01BAA020" w:rsidR="002E42BF" w:rsidRPr="007C5D41" w:rsidDel="00240B93" w:rsidRDefault="00BE7304">
      <w:pPr>
        <w:spacing w:before="240" w:after="80"/>
        <w:rPr>
          <w:del w:id="1365" w:author="Amon Göppert" w:date="2026-05-03T22:58:00Z" w16du:dateUtc="2026-05-03T20:58:00Z"/>
          <w:lang w:val="de-DE"/>
        </w:rPr>
      </w:pPr>
      <w:del w:id="1366" w:author="Amon Göppert" w:date="2026-05-03T22:58:00Z" w16du:dateUtc="2026-05-03T20:58:00Z">
        <w:r w:rsidRPr="007C5D41" w:rsidDel="00240B93">
          <w:rPr>
            <w:b/>
            <w:bCs/>
            <w:sz w:val="24"/>
            <w:szCs w:val="24"/>
            <w:lang w:val="de-DE"/>
          </w:rPr>
          <w:delText>Leander Heyken</w:delText>
        </w:r>
      </w:del>
    </w:p>
    <w:p w14:paraId="1CC232CD" w14:textId="6042F807" w:rsidR="002E42BF" w:rsidRPr="007C5D41" w:rsidDel="004E027C" w:rsidRDefault="00BE7304">
      <w:pPr>
        <w:spacing w:before="80" w:after="120"/>
        <w:rPr>
          <w:del w:id="1367" w:author="Amon Göppert" w:date="2026-05-03T22:57:00Z" w16du:dateUtc="2026-05-03T20:57:00Z"/>
          <w:lang w:val="de-DE"/>
        </w:rPr>
      </w:pPr>
      <w:del w:id="1368" w:author="Amon Göppert" w:date="2026-05-03T22:57:00Z" w16du:dateUtc="2026-05-03T20:57:00Z">
        <w:r w:rsidRPr="007C5D41" w:rsidDel="004E027C">
          <w:rPr>
            <w:lang w:val="de-DE"/>
          </w:rPr>
          <w:delText>Langjährige Erfahrung an der Schnittstelle von Investment und operativer Führung. Begleitet Unternehmer von der ersten Überlegung bis zur Umsetzung im Alltag.</w:delText>
        </w:r>
      </w:del>
    </w:p>
    <w:p w14:paraId="1CC232CE" w14:textId="3831F99F" w:rsidR="002E42BF" w:rsidRPr="007C5D41" w:rsidDel="00240B93" w:rsidRDefault="00BE7304">
      <w:pPr>
        <w:spacing w:before="240" w:after="80"/>
        <w:rPr>
          <w:del w:id="1369" w:author="Amon Göppert" w:date="2026-05-03T22:58:00Z" w16du:dateUtc="2026-05-03T20:58:00Z"/>
          <w:lang w:val="de-DE"/>
        </w:rPr>
      </w:pPr>
      <w:del w:id="1370" w:author="Amon Göppert" w:date="2026-05-03T22:58:00Z" w16du:dateUtc="2026-05-03T20:58:00Z">
        <w:r w:rsidRPr="007C5D41" w:rsidDel="00240B93">
          <w:rPr>
            <w:b/>
            <w:bCs/>
            <w:sz w:val="24"/>
            <w:szCs w:val="24"/>
            <w:lang w:val="de-DE"/>
          </w:rPr>
          <w:delText>Dr. Amon Göppert</w:delText>
        </w:r>
      </w:del>
    </w:p>
    <w:p w14:paraId="1CC232CF" w14:textId="64EC5928" w:rsidR="002E42BF" w:rsidRPr="007C5D41" w:rsidDel="004E027C" w:rsidRDefault="00BE7304">
      <w:pPr>
        <w:spacing w:before="80" w:after="120"/>
        <w:rPr>
          <w:del w:id="1371" w:author="Amon Göppert" w:date="2026-05-03T22:58:00Z" w16du:dateUtc="2026-05-03T20:58:00Z"/>
          <w:lang w:val="de-DE"/>
        </w:rPr>
      </w:pPr>
      <w:del w:id="1372" w:author="Amon Göppert" w:date="2026-05-03T22:58:00Z" w16du:dateUtc="2026-05-03T20:58:00Z">
        <w:r w:rsidRPr="007C5D41" w:rsidDel="004E027C">
          <w:rPr>
            <w:lang w:val="de-DE"/>
          </w:rPr>
          <w:delText>Forscher und Praktiker zugleich. Bringt akademische Tiefe aus Informatik und Engineering direkt in den Betrieb – und entwickelt technische Lösungen, die im Alltag funktionieren.</w:delText>
        </w:r>
      </w:del>
    </w:p>
    <w:p w14:paraId="1CC232D0" w14:textId="7315F439" w:rsidR="002E42BF" w:rsidRPr="007C5D41" w:rsidDel="00240B93" w:rsidRDefault="00BE7304">
      <w:pPr>
        <w:spacing w:before="240" w:after="80"/>
        <w:rPr>
          <w:del w:id="1373" w:author="Amon Göppert" w:date="2026-05-03T22:58:00Z" w16du:dateUtc="2026-05-03T20:58:00Z"/>
          <w:lang w:val="de-DE"/>
        </w:rPr>
      </w:pPr>
      <w:del w:id="1374" w:author="Amon Göppert" w:date="2026-05-03T22:58:00Z" w16du:dateUtc="2026-05-03T20:58:00Z">
        <w:r w:rsidRPr="007C5D41" w:rsidDel="00240B93">
          <w:rPr>
            <w:b/>
            <w:bCs/>
            <w:sz w:val="24"/>
            <w:szCs w:val="24"/>
            <w:lang w:val="de-DE"/>
          </w:rPr>
          <w:delText>Alexander Rien</w:delText>
        </w:r>
      </w:del>
    </w:p>
    <w:p w14:paraId="1CC232D1" w14:textId="75B4EE99" w:rsidR="002E42BF" w:rsidRPr="007C5D41" w:rsidDel="004E027C" w:rsidRDefault="00BE7304">
      <w:pPr>
        <w:spacing w:before="80" w:after="120"/>
        <w:rPr>
          <w:del w:id="1375" w:author="Amon Göppert" w:date="2026-05-03T22:58:00Z" w16du:dateUtc="2026-05-03T20:58:00Z"/>
          <w:lang w:val="de-DE"/>
        </w:rPr>
      </w:pPr>
      <w:del w:id="1376" w:author="Amon Göppert" w:date="2026-05-03T22:58:00Z" w16du:dateUtc="2026-05-03T20:58:00Z">
        <w:r w:rsidRPr="007C5D41" w:rsidDel="004E027C">
          <w:rPr>
            <w:lang w:val="de-DE"/>
          </w:rPr>
          <w:delText>Erfahrung in operativer Führung und Prozessgestaltung. Arbeitet mit den Teams in den Unternehmen zusammen – damit Strategie im Tagesgeschäft ankommt.</w:delText>
        </w:r>
      </w:del>
    </w:p>
    <w:p w14:paraId="1CC232D2" w14:textId="6F07D281" w:rsidR="002E42BF" w:rsidRPr="007C5D41" w:rsidDel="00240B93" w:rsidRDefault="00BE7304">
      <w:pPr>
        <w:spacing w:before="240" w:after="80"/>
        <w:rPr>
          <w:del w:id="1377" w:author="Amon Göppert" w:date="2026-05-03T22:58:00Z" w16du:dateUtc="2026-05-03T20:58:00Z"/>
          <w:lang w:val="de-DE"/>
        </w:rPr>
      </w:pPr>
      <w:del w:id="1378" w:author="Amon Göppert" w:date="2026-05-03T22:58:00Z" w16du:dateUtc="2026-05-03T20:58:00Z">
        <w:r w:rsidRPr="007C5D41" w:rsidDel="00240B93">
          <w:rPr>
            <w:b/>
            <w:bCs/>
            <w:sz w:val="24"/>
            <w:szCs w:val="24"/>
            <w:lang w:val="de-DE"/>
          </w:rPr>
          <w:delText>Gerald Weitbrecht</w:delText>
        </w:r>
      </w:del>
    </w:p>
    <w:p w14:paraId="1CC232D3" w14:textId="3791B386" w:rsidR="002E42BF" w:rsidRPr="007C5D41" w:rsidDel="004E027C" w:rsidRDefault="00BE7304">
      <w:pPr>
        <w:spacing w:before="80" w:after="120"/>
        <w:rPr>
          <w:del w:id="1379" w:author="Amon Göppert" w:date="2026-05-03T22:57:00Z" w16du:dateUtc="2026-05-03T20:57:00Z"/>
          <w:lang w:val="de-DE"/>
        </w:rPr>
      </w:pPr>
      <w:del w:id="1380" w:author="Amon Göppert" w:date="2026-05-03T22:57:00Z" w16du:dateUtc="2026-05-03T20:57:00Z">
        <w:r w:rsidRPr="007C5D41" w:rsidDel="004E027C">
          <w:rPr>
            <w:lang w:val="de-DE"/>
          </w:rPr>
          <w:delText>Jahrzehntelange Erfahrung im Vertrieb und in der Begleitung mittelständischer Unternehmen. Kennt die Menschen hinter den Unternehmen – und weiß, wann der richtige Moment für ein Gespräch ist.</w:delText>
        </w:r>
      </w:del>
    </w:p>
    <w:p w14:paraId="1CC232D4" w14:textId="77777777" w:rsidR="002E42BF" w:rsidRPr="007C5D41" w:rsidRDefault="002E42BF">
      <w:pPr>
        <w:pBdr>
          <w:bottom w:val="single" w:sz="4" w:space="1" w:color="DDDDDD"/>
        </w:pBdr>
        <w:spacing w:before="200" w:after="200"/>
        <w:rPr>
          <w:lang w:val="de-DE"/>
        </w:rPr>
      </w:pPr>
    </w:p>
    <w:p w14:paraId="1CC232D5" w14:textId="6EE565DD" w:rsidR="002E42BF" w:rsidRPr="007C5D41" w:rsidDel="004126CC" w:rsidRDefault="00BE7304">
      <w:pPr>
        <w:spacing w:before="200" w:after="80"/>
        <w:rPr>
          <w:del w:id="1381" w:author="Amon Göppert" w:date="2026-05-03T22:53:00Z" w16du:dateUtc="2026-05-03T20:53:00Z"/>
          <w:lang w:val="de-DE"/>
        </w:rPr>
      </w:pPr>
      <w:del w:id="1382" w:author="Amon Göppert" w:date="2026-05-03T22:53:00Z" w16du:dateUtc="2026-05-03T20:53:00Z">
        <w:r w:rsidRPr="007C5D41" w:rsidDel="004126CC">
          <w:rPr>
            <w:b/>
            <w:bCs/>
            <w:caps/>
            <w:color w:val="888888"/>
            <w:sz w:val="20"/>
            <w:szCs w:val="20"/>
            <w:lang w:val="de-DE"/>
          </w:rPr>
          <w:delText>Team-Philosophie</w:delText>
        </w:r>
      </w:del>
    </w:p>
    <w:p w14:paraId="1CC232D6" w14:textId="1B7AA62A" w:rsidR="002E42BF" w:rsidRPr="004C39CD" w:rsidDel="004126CC" w:rsidRDefault="00BE7304">
      <w:pPr>
        <w:pStyle w:val="Heading2"/>
        <w:spacing w:before="300" w:after="120"/>
        <w:rPr>
          <w:del w:id="1383" w:author="Amon Göppert" w:date="2026-05-03T22:53:00Z" w16du:dateUtc="2026-05-03T20:53:00Z"/>
          <w:lang w:val="de-DE"/>
        </w:rPr>
      </w:pPr>
      <w:del w:id="1384" w:author="Amon Göppert" w:date="2026-05-03T22:53:00Z" w16du:dateUtc="2026-05-03T20:53:00Z">
        <w:r w:rsidRPr="004C39CD" w:rsidDel="004126CC">
          <w:rPr>
            <w:b/>
            <w:bCs/>
            <w:lang w:val="de-DE"/>
          </w:rPr>
          <w:delText>Gemeinsam kaufen. Gemeinsam aufbauen.</w:delText>
        </w:r>
      </w:del>
    </w:p>
    <w:p w14:paraId="1CC232D7" w14:textId="3CD71762" w:rsidR="002E42BF" w:rsidRPr="004C39CD" w:rsidDel="004126CC" w:rsidRDefault="00BE7304">
      <w:pPr>
        <w:spacing w:before="80" w:after="120"/>
        <w:rPr>
          <w:del w:id="1385" w:author="Amon Göppert" w:date="2026-05-03T22:53:00Z" w16du:dateUtc="2026-05-03T20:53:00Z"/>
          <w:lang w:val="de-DE"/>
        </w:rPr>
      </w:pPr>
      <w:del w:id="1386" w:author="Amon Göppert" w:date="2026-05-03T22:53:00Z" w16du:dateUtc="2026-05-03T20:53:00Z">
        <w:r w:rsidRPr="004C39CD" w:rsidDel="004126CC">
          <w:rPr>
            <w:lang w:val="de-DE"/>
          </w:rPr>
          <w:delText>Wir bringen kein Beraternetzwerk mit, das auf Abruf kommt. Unser Team kauft gemeinsam, baut gemeinsam und trägt gemeinsam Verantwortung – mit eigenem Kapital im Spiel.</w:delText>
        </w:r>
      </w:del>
    </w:p>
    <w:p w14:paraId="1CC232D8" w14:textId="4364DF54" w:rsidR="002E42BF" w:rsidRPr="004C39CD" w:rsidDel="004126CC" w:rsidRDefault="00BE7304">
      <w:pPr>
        <w:spacing w:before="80" w:after="120"/>
        <w:rPr>
          <w:del w:id="1387" w:author="Amon Göppert" w:date="2026-05-03T22:53:00Z" w16du:dateUtc="2026-05-03T20:53:00Z"/>
          <w:lang w:val="de-DE"/>
        </w:rPr>
      </w:pPr>
      <w:del w:id="1388" w:author="Amon Göppert" w:date="2026-05-03T22:53:00Z" w16du:dateUtc="2026-05-03T20:53:00Z">
        <w:r w:rsidRPr="004C39CD" w:rsidDel="004126CC">
          <w:rPr>
            <w:lang w:val="de-DE"/>
          </w:rPr>
          <w:delText>Investoren, Unternehmer und Technikexperten unter einem Dach – ein Team, das nicht auslagert, sondern selbst umsetzt.</w:delText>
        </w:r>
      </w:del>
    </w:p>
    <w:p w14:paraId="1CC232D9" w14:textId="7CA3492D" w:rsidR="002E42BF" w:rsidRPr="004C39CD" w:rsidDel="004126CC" w:rsidRDefault="00BE7304">
      <w:pPr>
        <w:spacing w:before="80" w:after="120"/>
        <w:rPr>
          <w:del w:id="1389" w:author="Amon Göppert" w:date="2026-05-03T22:53:00Z" w16du:dateUtc="2026-05-03T20:53:00Z"/>
          <w:lang w:val="de-DE"/>
        </w:rPr>
      </w:pPr>
      <w:del w:id="1390" w:author="Amon Göppert" w:date="2026-05-03T22:53:00Z" w16du:dateUtc="2026-05-03T20:53:00Z">
        <w:r w:rsidRPr="004C39CD" w:rsidDel="004126CC">
          <w:rPr>
            <w:i/>
            <w:iCs/>
            <w:color w:val="555555"/>
            <w:lang w:val="de-DE"/>
          </w:rPr>
          <w:delText>[Button] Lassen Sie uns sprechen →</w:delText>
        </w:r>
      </w:del>
    </w:p>
    <w:p w14:paraId="1CC232DA" w14:textId="11817595" w:rsidR="002E42BF" w:rsidRPr="004C39CD" w:rsidDel="00240B93" w:rsidRDefault="002E42BF">
      <w:pPr>
        <w:pBdr>
          <w:bottom w:val="single" w:sz="4" w:space="1" w:color="DDDDDD"/>
        </w:pBdr>
        <w:spacing w:before="200" w:after="200"/>
        <w:rPr>
          <w:del w:id="1391" w:author="Amon Göppert" w:date="2026-05-03T22:58:00Z" w16du:dateUtc="2026-05-03T20:58:00Z"/>
          <w:lang w:val="de-DE"/>
        </w:rPr>
      </w:pPr>
    </w:p>
    <w:p w14:paraId="1CC232DB" w14:textId="77777777" w:rsidR="002E42BF" w:rsidRPr="004C39CD" w:rsidRDefault="00BE7304">
      <w:pPr>
        <w:rPr>
          <w:lang w:val="de-DE"/>
        </w:rPr>
      </w:pPr>
      <w:r w:rsidRPr="004C39CD">
        <w:rPr>
          <w:lang w:val="de-DE"/>
        </w:rPr>
        <w:br w:type="page"/>
      </w:r>
    </w:p>
    <w:p w14:paraId="25E9E8E8" w14:textId="4687439B" w:rsidR="001C64EA" w:rsidRPr="00487635" w:rsidRDefault="001C64EA">
      <w:pPr>
        <w:spacing w:after="200"/>
        <w:rPr>
          <w:ins w:id="1392" w:author="Amon Göppert" w:date="2026-05-03T22:59:00Z" w16du:dateUtc="2026-05-03T20:59:00Z"/>
          <w:b/>
          <w:bCs/>
          <w:sz w:val="40"/>
          <w:szCs w:val="40"/>
          <w:lang w:val="de-DE"/>
        </w:rPr>
      </w:pPr>
      <w:commentRangeStart w:id="1393"/>
      <w:ins w:id="1394" w:author="Amon Göppert" w:date="2026-05-03T22:55:00Z" w16du:dateUtc="2026-05-03T20:55:00Z">
        <w:r w:rsidRPr="00487635">
          <w:rPr>
            <w:b/>
            <w:bCs/>
            <w:sz w:val="40"/>
            <w:szCs w:val="40"/>
            <w:lang w:val="de-DE"/>
          </w:rPr>
          <w:t>Branchen</w:t>
        </w:r>
      </w:ins>
      <w:commentRangeEnd w:id="1393"/>
      <w:ins w:id="1395" w:author="Amon Göppert" w:date="2026-05-04T09:08:00Z" w16du:dateUtc="2026-05-04T07:08:00Z">
        <w:r w:rsidR="00752E04" w:rsidRPr="00C6349F">
          <w:rPr>
            <w:rStyle w:val="CommentReference"/>
            <w:b/>
            <w:bCs/>
            <w:sz w:val="40"/>
            <w:szCs w:val="40"/>
            <w:lang w:val="de-DE"/>
          </w:rPr>
          <w:commentReference w:id="1393"/>
        </w:r>
      </w:ins>
      <w:ins w:id="1396" w:author="Amon Göppert" w:date="2026-05-04T18:19:00Z" w16du:dateUtc="2026-05-04T16:19:00Z">
        <w:r w:rsidR="00F826E8" w:rsidRPr="00C6349F">
          <w:rPr>
            <w:b/>
            <w:bCs/>
            <w:sz w:val="40"/>
            <w:szCs w:val="40"/>
            <w:lang w:val="de-DE"/>
          </w:rPr>
          <w:t xml:space="preserve"> (TO BE DISCUSSED)</w:t>
        </w:r>
      </w:ins>
    </w:p>
    <w:p w14:paraId="4456D9B7" w14:textId="77777777" w:rsidR="001C64EA" w:rsidRPr="00487635" w:rsidRDefault="001C64EA" w:rsidP="001C64EA">
      <w:pPr>
        <w:pStyle w:val="Heading2"/>
        <w:spacing w:before="300" w:after="120"/>
        <w:rPr>
          <w:ins w:id="1397" w:author="Amon Göppert" w:date="2026-05-03T22:55:00Z" w16du:dateUtc="2026-05-03T20:55:00Z"/>
          <w:b/>
          <w:bCs/>
          <w:lang w:val="de-DE"/>
        </w:rPr>
      </w:pPr>
      <w:ins w:id="1398" w:author="Amon Göppert" w:date="2026-05-03T22:55:00Z" w16du:dateUtc="2026-05-03T20:55:00Z">
        <w:r w:rsidRPr="00487635">
          <w:rPr>
            <w:b/>
            <w:bCs/>
            <w:lang w:val="de-DE"/>
          </w:rPr>
          <w:t>Bauplanung</w:t>
        </w:r>
      </w:ins>
    </w:p>
    <w:p w14:paraId="3641C61E" w14:textId="63932C00" w:rsidR="001C64EA" w:rsidRPr="00C71AB4" w:rsidRDefault="006B6AD2" w:rsidP="001C64EA">
      <w:pPr>
        <w:pStyle w:val="Heading2"/>
        <w:spacing w:before="300" w:after="120"/>
        <w:rPr>
          <w:ins w:id="1399" w:author="Amon Göppert" w:date="2026-05-03T22:55:00Z" w16du:dateUtc="2026-05-03T20:55:00Z"/>
          <w:b/>
          <w:bCs/>
          <w:color w:val="auto"/>
          <w:sz w:val="22"/>
          <w:szCs w:val="22"/>
          <w:lang w:val="de-DE"/>
          <w:rPrChange w:id="1400" w:author="Amon Göppert" w:date="2026-05-04T09:06:00Z" w16du:dateUtc="2026-05-04T07:06:00Z">
            <w:rPr>
              <w:ins w:id="1401" w:author="Amon Göppert" w:date="2026-05-03T22:55:00Z" w16du:dateUtc="2026-05-03T20:55:00Z"/>
              <w:b/>
              <w:bCs/>
              <w:lang w:val="de-DE"/>
            </w:rPr>
          </w:rPrChange>
        </w:rPr>
      </w:pPr>
      <w:ins w:id="1402" w:author="Amon Göppert" w:date="2026-05-03T22:56:00Z" w16du:dateUtc="2026-05-03T20:56:00Z">
        <w:r w:rsidRPr="00487635">
          <w:rPr>
            <w:color w:val="auto"/>
            <w:sz w:val="22"/>
            <w:szCs w:val="22"/>
            <w:lang w:val="de-DE"/>
          </w:rPr>
          <w:t>tbd</w:t>
        </w:r>
      </w:ins>
    </w:p>
    <w:p w14:paraId="3F87D2D2" w14:textId="428BDB2E" w:rsidR="001C64EA" w:rsidRPr="00C71AB4" w:rsidRDefault="001C64EA" w:rsidP="001C64EA">
      <w:pPr>
        <w:pStyle w:val="Heading2"/>
        <w:spacing w:before="300" w:after="120"/>
        <w:rPr>
          <w:ins w:id="1403" w:author="Amon Göppert" w:date="2026-05-03T22:56:00Z" w16du:dateUtc="2026-05-03T20:56:00Z"/>
          <w:b/>
          <w:bCs/>
          <w:lang w:val="de-DE"/>
          <w:rPrChange w:id="1404" w:author="Maximilian Goeppert" w:date="2026-05-05T03:16:00Z" w16du:dateUtc="2026-05-05T10:16:00Z">
            <w:rPr>
              <w:ins w:id="1405" w:author="Amon Göppert" w:date="2026-05-03T22:56:00Z" w16du:dateUtc="2026-05-03T20:56:00Z"/>
              <w:b/>
              <w:bCs/>
              <w:lang w:val="en-US"/>
            </w:rPr>
          </w:rPrChange>
        </w:rPr>
      </w:pPr>
      <w:ins w:id="1406" w:author="Amon Göppert" w:date="2026-05-03T22:55:00Z" w16du:dateUtc="2026-05-03T20:55:00Z">
        <w:r w:rsidRPr="00487635">
          <w:rPr>
            <w:b/>
            <w:bCs/>
            <w:lang w:val="de-DE"/>
          </w:rPr>
          <w:t>Testing, Inspection, Certification</w:t>
        </w:r>
      </w:ins>
    </w:p>
    <w:p w14:paraId="2B2ED1D5" w14:textId="4BCE3045" w:rsidR="006B6AD2" w:rsidRPr="00C71AB4" w:rsidRDefault="006B6AD2" w:rsidP="001C64EA">
      <w:pPr>
        <w:pStyle w:val="Heading2"/>
        <w:spacing w:before="300" w:after="120"/>
        <w:rPr>
          <w:ins w:id="1407" w:author="Amon Göppert" w:date="2026-05-03T22:55:00Z" w16du:dateUtc="2026-05-03T20:55:00Z"/>
          <w:b/>
          <w:bCs/>
          <w:color w:val="auto"/>
          <w:sz w:val="22"/>
          <w:szCs w:val="22"/>
          <w:lang w:val="de-DE"/>
          <w:rPrChange w:id="1408" w:author="Amon Göppert" w:date="2026-05-04T09:06:00Z" w16du:dateUtc="2026-05-04T07:06:00Z">
            <w:rPr>
              <w:ins w:id="1409" w:author="Amon Göppert" w:date="2026-05-03T22:55:00Z" w16du:dateUtc="2026-05-03T20:55:00Z"/>
              <w:b/>
              <w:bCs/>
              <w:lang w:val="de-DE"/>
            </w:rPr>
          </w:rPrChange>
        </w:rPr>
      </w:pPr>
      <w:ins w:id="1410" w:author="Amon Göppert" w:date="2026-05-03T22:56:00Z" w16du:dateUtc="2026-05-03T20:56:00Z">
        <w:r w:rsidRPr="00487635">
          <w:rPr>
            <w:color w:val="auto"/>
            <w:sz w:val="22"/>
            <w:szCs w:val="22"/>
            <w:lang w:val="de-DE"/>
          </w:rPr>
          <w:t>tbd</w:t>
        </w:r>
      </w:ins>
    </w:p>
    <w:p w14:paraId="4567673D" w14:textId="48A496AD" w:rsidR="001C64EA" w:rsidRPr="00487635" w:rsidRDefault="001C64EA" w:rsidP="001C64EA">
      <w:pPr>
        <w:pStyle w:val="Heading2"/>
        <w:spacing w:before="300" w:after="120"/>
        <w:rPr>
          <w:ins w:id="1411" w:author="Amon Göppert" w:date="2026-05-03T22:55:00Z" w16du:dateUtc="2026-05-03T20:55:00Z"/>
          <w:lang w:val="de-DE"/>
        </w:rPr>
      </w:pPr>
      <w:ins w:id="1412" w:author="Amon Göppert" w:date="2026-05-03T22:55:00Z" w16du:dateUtc="2026-05-03T20:55:00Z">
        <w:r w:rsidRPr="00487635">
          <w:rPr>
            <w:b/>
            <w:bCs/>
            <w:lang w:val="de-DE"/>
          </w:rPr>
          <w:t>IT-Services</w:t>
        </w:r>
      </w:ins>
    </w:p>
    <w:p w14:paraId="305F3A78" w14:textId="1024C652" w:rsidR="001C64EA" w:rsidRPr="006B6AD2" w:rsidRDefault="006B6AD2">
      <w:pPr>
        <w:pStyle w:val="Heading2"/>
        <w:spacing w:before="300" w:after="120"/>
        <w:rPr>
          <w:ins w:id="1413" w:author="Amon Göppert" w:date="2026-05-03T22:55:00Z" w16du:dateUtc="2026-05-03T20:55:00Z"/>
          <w:sz w:val="22"/>
          <w:szCs w:val="22"/>
          <w:lang w:val="de-DE"/>
          <w:rPrChange w:id="1414" w:author="Amon Göppert" w:date="2026-05-03T22:56:00Z" w16du:dateUtc="2026-05-03T20:56:00Z">
            <w:rPr>
              <w:ins w:id="1415" w:author="Amon Göppert" w:date="2026-05-03T22:55:00Z" w16du:dateUtc="2026-05-03T20:55:00Z"/>
              <w:b/>
              <w:bCs/>
              <w:sz w:val="40"/>
              <w:szCs w:val="40"/>
              <w:lang w:val="de-DE"/>
            </w:rPr>
          </w:rPrChange>
        </w:rPr>
        <w:pPrChange w:id="1416" w:author="Amon Göppert" w:date="2026-05-03T22:56:00Z" w16du:dateUtc="2026-05-03T20:56:00Z">
          <w:pPr>
            <w:spacing w:after="200"/>
          </w:pPr>
        </w:pPrChange>
      </w:pPr>
      <w:ins w:id="1417" w:author="Amon Göppert" w:date="2026-05-03T22:56:00Z" w16du:dateUtc="2026-05-03T20:56:00Z">
        <w:r w:rsidRPr="00C71AB4">
          <w:rPr>
            <w:color w:val="auto"/>
            <w:sz w:val="22"/>
            <w:szCs w:val="22"/>
            <w:lang w:val="de-DE"/>
            <w:rPrChange w:id="1418" w:author="Maximilian Goeppert" w:date="2026-05-05T03:16:00Z" w16du:dateUtc="2026-05-05T10:16:00Z">
              <w:rPr>
                <w:lang w:val="de-DE"/>
              </w:rPr>
            </w:rPrChange>
          </w:rPr>
          <w:t>tbd</w:t>
        </w:r>
      </w:ins>
    </w:p>
    <w:p w14:paraId="1CC232DC" w14:textId="1D0FC651" w:rsidR="002E42BF" w:rsidRPr="00487635" w:rsidDel="006B6AD2" w:rsidRDefault="00BE7304">
      <w:pPr>
        <w:spacing w:after="200"/>
        <w:rPr>
          <w:del w:id="1419" w:author="Amon Göppert" w:date="2026-05-03T22:56:00Z" w16du:dateUtc="2026-05-03T20:56:00Z"/>
          <w:lang w:val="de-DE"/>
        </w:rPr>
      </w:pPr>
      <w:del w:id="1420" w:author="Amon Göppert" w:date="2026-05-03T22:56:00Z" w16du:dateUtc="2026-05-03T20:56:00Z">
        <w:r w:rsidRPr="00487635" w:rsidDel="006B6AD2">
          <w:rPr>
            <w:b/>
            <w:bCs/>
            <w:sz w:val="40"/>
            <w:szCs w:val="40"/>
            <w:lang w:val="de-DE"/>
          </w:rPr>
          <w:delText>Beteiligungen</w:delText>
        </w:r>
      </w:del>
    </w:p>
    <w:p w14:paraId="1CC232DD" w14:textId="0137D58A" w:rsidR="002E42BF" w:rsidRPr="00487635" w:rsidDel="006B6AD2" w:rsidRDefault="002E42BF">
      <w:pPr>
        <w:pBdr>
          <w:bottom w:val="single" w:sz="4" w:space="1" w:color="DDDDDD"/>
        </w:pBdr>
        <w:spacing w:before="200" w:after="200"/>
        <w:rPr>
          <w:del w:id="1421" w:author="Amon Göppert" w:date="2026-05-03T22:56:00Z" w16du:dateUtc="2026-05-03T20:56:00Z"/>
          <w:lang w:val="de-DE"/>
        </w:rPr>
      </w:pPr>
    </w:p>
    <w:p w14:paraId="1CC232DE" w14:textId="036584FA" w:rsidR="002E42BF" w:rsidRPr="002C6234" w:rsidDel="006B6AD2" w:rsidRDefault="00BE7304">
      <w:pPr>
        <w:spacing w:before="200" w:after="80"/>
        <w:rPr>
          <w:del w:id="1422" w:author="Amon Göppert" w:date="2026-05-03T22:56:00Z" w16du:dateUtc="2026-05-03T20:56:00Z"/>
          <w:lang w:val="de-DE"/>
        </w:rPr>
      </w:pPr>
      <w:del w:id="1423" w:author="Amon Göppert" w:date="2026-05-03T22:56:00Z" w16du:dateUtc="2026-05-03T20:56:00Z">
        <w:r w:rsidRPr="002C6234" w:rsidDel="006B6AD2">
          <w:rPr>
            <w:b/>
            <w:bCs/>
            <w:caps/>
            <w:color w:val="888888"/>
            <w:sz w:val="20"/>
            <w:szCs w:val="20"/>
            <w:lang w:val="de-DE"/>
          </w:rPr>
          <w:delText>Portfolio · DACH-Mittelstand</w:delText>
        </w:r>
      </w:del>
    </w:p>
    <w:p w14:paraId="1CC232DF" w14:textId="08A7906C" w:rsidR="002E42BF" w:rsidRPr="002C6234" w:rsidDel="006B6AD2" w:rsidRDefault="00BE7304">
      <w:pPr>
        <w:pStyle w:val="Heading2"/>
        <w:spacing w:before="300" w:after="120"/>
        <w:rPr>
          <w:del w:id="1424" w:author="Amon Göppert" w:date="2026-05-03T22:56:00Z" w16du:dateUtc="2026-05-03T20:56:00Z"/>
          <w:lang w:val="de-DE"/>
        </w:rPr>
      </w:pPr>
      <w:del w:id="1425" w:author="Amon Göppert" w:date="2026-05-03T22:56:00Z" w16du:dateUtc="2026-05-03T20:56:00Z">
        <w:r w:rsidRPr="002C6234" w:rsidDel="006B6AD2">
          <w:rPr>
            <w:b/>
            <w:bCs/>
            <w:lang w:val="de-DE"/>
          </w:rPr>
          <w:delText>Unsere Beteiligungen.</w:delText>
        </w:r>
      </w:del>
    </w:p>
    <w:p w14:paraId="1CC232E0" w14:textId="2EDE841E" w:rsidR="002E42BF" w:rsidRPr="002C6234" w:rsidDel="006B6AD2" w:rsidRDefault="00BE7304">
      <w:pPr>
        <w:spacing w:before="80" w:after="120"/>
        <w:rPr>
          <w:del w:id="1426" w:author="Amon Göppert" w:date="2026-05-03T22:56:00Z" w16du:dateUtc="2026-05-03T20:56:00Z"/>
          <w:lang w:val="de-DE"/>
        </w:rPr>
      </w:pPr>
      <w:del w:id="1427" w:author="Amon Göppert" w:date="2026-05-03T22:56:00Z" w16du:dateUtc="2026-05-03T20:56:00Z">
        <w:r w:rsidRPr="002C6234" w:rsidDel="006B6AD2">
          <w:rPr>
            <w:lang w:val="de-DE"/>
          </w:rPr>
          <w:delText>Wir bauen Unternehmensgruppen im Bereich Business und Professional Services – mit eigenem Kapital, technischer Kompetenz und langfristiger Partnerschaft.</w:delText>
        </w:r>
      </w:del>
    </w:p>
    <w:p w14:paraId="1CC232E1" w14:textId="297F49BE" w:rsidR="002E42BF" w:rsidRPr="002C6234" w:rsidDel="006B6AD2" w:rsidRDefault="002E42BF">
      <w:pPr>
        <w:pBdr>
          <w:bottom w:val="single" w:sz="4" w:space="1" w:color="DDDDDD"/>
        </w:pBdr>
        <w:spacing w:before="200" w:after="200"/>
        <w:rPr>
          <w:del w:id="1428" w:author="Amon Göppert" w:date="2026-05-03T22:56:00Z" w16du:dateUtc="2026-05-03T20:56:00Z"/>
          <w:lang w:val="de-DE"/>
        </w:rPr>
      </w:pPr>
    </w:p>
    <w:p w14:paraId="1CC232E2" w14:textId="1D71CAA5" w:rsidR="002E42BF" w:rsidRPr="002C6234" w:rsidDel="006B6AD2" w:rsidRDefault="00BE7304">
      <w:pPr>
        <w:spacing w:before="200" w:after="80"/>
        <w:rPr>
          <w:del w:id="1429" w:author="Amon Göppert" w:date="2026-05-03T22:56:00Z" w16du:dateUtc="2026-05-03T20:56:00Z"/>
          <w:lang w:val="de-DE"/>
        </w:rPr>
      </w:pPr>
      <w:del w:id="1430" w:author="Amon Göppert" w:date="2026-05-03T22:56:00Z" w16du:dateUtc="2026-05-03T20:56:00Z">
        <w:r w:rsidRPr="002C6234" w:rsidDel="006B6AD2">
          <w:rPr>
            <w:b/>
            <w:bCs/>
            <w:caps/>
            <w:color w:val="888888"/>
            <w:sz w:val="20"/>
            <w:szCs w:val="20"/>
            <w:lang w:val="de-DE"/>
          </w:rPr>
          <w:delText>Portfolio in Entstehung</w:delText>
        </w:r>
      </w:del>
    </w:p>
    <w:p w14:paraId="1CC232E3" w14:textId="5E20593D" w:rsidR="002E42BF" w:rsidRPr="002C6234" w:rsidDel="006B6AD2" w:rsidRDefault="00BE7304">
      <w:pPr>
        <w:pStyle w:val="Heading2"/>
        <w:spacing w:before="300" w:after="120"/>
        <w:rPr>
          <w:del w:id="1431" w:author="Amon Göppert" w:date="2026-05-03T22:56:00Z" w16du:dateUtc="2026-05-03T20:56:00Z"/>
          <w:lang w:val="de-DE"/>
        </w:rPr>
      </w:pPr>
      <w:del w:id="1432" w:author="Amon Göppert" w:date="2026-05-03T22:56:00Z" w16du:dateUtc="2026-05-03T20:56:00Z">
        <w:r w:rsidRPr="002C6234" w:rsidDel="006B6AD2">
          <w:rPr>
            <w:b/>
            <w:bCs/>
            <w:lang w:val="de-DE"/>
          </w:rPr>
          <w:delText>Aktuell noch ohne Portfolio.</w:delText>
        </w:r>
      </w:del>
    </w:p>
    <w:p w14:paraId="1CC232E4" w14:textId="668E1086" w:rsidR="002E42BF" w:rsidRPr="002C6234" w:rsidDel="006B6AD2" w:rsidRDefault="00BE7304">
      <w:pPr>
        <w:spacing w:before="80" w:after="120"/>
        <w:rPr>
          <w:del w:id="1433" w:author="Amon Göppert" w:date="2026-05-03T22:56:00Z" w16du:dateUtc="2026-05-03T20:56:00Z"/>
          <w:lang w:val="de-DE"/>
        </w:rPr>
      </w:pPr>
      <w:del w:id="1434" w:author="Amon Göppert" w:date="2026-05-03T22:56:00Z" w16du:dateUtc="2026-05-03T20:56:00Z">
        <w:r w:rsidRPr="002C6234" w:rsidDel="006B6AD2">
          <w:rPr>
            <w:lang w:val="de-DE"/>
          </w:rPr>
          <w:delText>NextGen Equity ist ein junges, eigenfinanziertes Setup. Konkrete Beteiligungen kommunizieren wir transparent, sobald sie abgeschlossen sind – mit Namen, Personen und einem ehrlichen Bild der Zusammenarbeit.</w:delText>
        </w:r>
      </w:del>
    </w:p>
    <w:p w14:paraId="1CC232E5" w14:textId="320A9760" w:rsidR="002E42BF" w:rsidRPr="002C6234" w:rsidDel="006B6AD2" w:rsidRDefault="00BE7304">
      <w:pPr>
        <w:spacing w:before="80" w:after="120"/>
        <w:rPr>
          <w:del w:id="1435" w:author="Amon Göppert" w:date="2026-05-03T22:56:00Z" w16du:dateUtc="2026-05-03T20:56:00Z"/>
          <w:lang w:val="de-DE"/>
        </w:rPr>
      </w:pPr>
      <w:del w:id="1436" w:author="Amon Göppert" w:date="2026-05-03T22:56:00Z" w16du:dateUtc="2026-05-03T20:56:00Z">
        <w:r w:rsidRPr="002C6234" w:rsidDel="006B6AD2">
          <w:rPr>
            <w:lang w:val="de-DE"/>
          </w:rPr>
          <w:delText>Bis dahin: Wenn Sie ein Unternehmen oder ein Mandat haben, das in unser Profil passen könnte, freuen wir uns über ein Gespräch.</w:delText>
        </w:r>
      </w:del>
    </w:p>
    <w:p w14:paraId="1CC232E6" w14:textId="42E622FB" w:rsidR="002E42BF" w:rsidRPr="002C6234" w:rsidDel="006B6AD2" w:rsidRDefault="00BE7304">
      <w:pPr>
        <w:spacing w:before="80" w:after="120"/>
        <w:rPr>
          <w:del w:id="1437" w:author="Amon Göppert" w:date="2026-05-03T22:56:00Z" w16du:dateUtc="2026-05-03T20:56:00Z"/>
          <w:lang w:val="de-DE"/>
        </w:rPr>
      </w:pPr>
      <w:del w:id="1438" w:author="Amon Göppert" w:date="2026-05-03T22:56:00Z" w16du:dateUtc="2026-05-03T20:56:00Z">
        <w:r w:rsidRPr="002C6234" w:rsidDel="006B6AD2">
          <w:rPr>
            <w:i/>
            <w:iCs/>
            <w:color w:val="555555"/>
            <w:lang w:val="de-DE"/>
          </w:rPr>
          <w:delText>[Button] Lassen Sie uns sprechen →</w:delText>
        </w:r>
      </w:del>
    </w:p>
    <w:p w14:paraId="46B7DAC4" w14:textId="7C545C0F" w:rsidR="006B6AD2" w:rsidRPr="002C6234" w:rsidDel="006B6AD2" w:rsidRDefault="006B6AD2">
      <w:pPr>
        <w:pBdr>
          <w:bottom w:val="single" w:sz="4" w:space="1" w:color="DDDDDD"/>
        </w:pBdr>
        <w:spacing w:before="200" w:after="200"/>
        <w:rPr>
          <w:del w:id="1439" w:author="Amon Göppert" w:date="2026-05-03T22:56:00Z" w16du:dateUtc="2026-05-03T20:56:00Z"/>
          <w:lang w:val="de-DE"/>
        </w:rPr>
      </w:pPr>
    </w:p>
    <w:p w14:paraId="1CC232E8" w14:textId="0FC48C60" w:rsidR="002E42BF" w:rsidRPr="002C6234" w:rsidDel="001C66DD" w:rsidRDefault="00BE7304">
      <w:pPr>
        <w:spacing w:before="200" w:after="80"/>
        <w:rPr>
          <w:del w:id="1440" w:author="Amon Göppert" w:date="2026-05-03T22:53:00Z" w16du:dateUtc="2026-05-03T20:53:00Z"/>
          <w:lang w:val="de-DE"/>
        </w:rPr>
      </w:pPr>
      <w:del w:id="1441" w:author="Amon Göppert" w:date="2026-05-03T22:53:00Z" w16du:dateUtc="2026-05-03T20:53:00Z">
        <w:r w:rsidRPr="002C6234" w:rsidDel="001C66DD">
          <w:rPr>
            <w:b/>
            <w:bCs/>
            <w:caps/>
            <w:color w:val="888888"/>
            <w:sz w:val="20"/>
            <w:szCs w:val="20"/>
            <w:lang w:val="de-DE"/>
          </w:rPr>
          <w:delText>Investitionskriterien</w:delText>
        </w:r>
      </w:del>
    </w:p>
    <w:p w14:paraId="1CC232E9" w14:textId="683CAB60" w:rsidR="002E42BF" w:rsidRPr="002C6234" w:rsidDel="001C66DD" w:rsidRDefault="00BE7304">
      <w:pPr>
        <w:pStyle w:val="Heading2"/>
        <w:spacing w:before="300" w:after="120"/>
        <w:rPr>
          <w:del w:id="1442" w:author="Amon Göppert" w:date="2026-05-03T22:53:00Z" w16du:dateUtc="2026-05-03T20:53:00Z"/>
          <w:lang w:val="de-DE"/>
        </w:rPr>
      </w:pPr>
      <w:del w:id="1443" w:author="Amon Göppert" w:date="2026-05-03T22:53:00Z" w16du:dateUtc="2026-05-03T20:53:00Z">
        <w:r w:rsidRPr="002C6234" w:rsidDel="001C66DD">
          <w:rPr>
            <w:b/>
            <w:bCs/>
            <w:lang w:val="de-DE"/>
          </w:rPr>
          <w:delText>Was wir suchen.</w:delText>
        </w:r>
      </w:del>
    </w:p>
    <w:p w14:paraId="1CC232EA" w14:textId="3A51508E" w:rsidR="002E42BF" w:rsidRPr="002C6234" w:rsidDel="001C66DD" w:rsidRDefault="00BE7304">
      <w:pPr>
        <w:spacing w:before="240" w:after="80"/>
        <w:rPr>
          <w:del w:id="1444" w:author="Amon Göppert" w:date="2026-05-03T22:53:00Z" w16du:dateUtc="2026-05-03T20:53:00Z"/>
          <w:lang w:val="de-DE"/>
        </w:rPr>
      </w:pPr>
      <w:del w:id="1445" w:author="Amon Göppert" w:date="2026-05-03T22:53:00Z" w16du:dateUtc="2026-05-03T20:53:00Z">
        <w:r w:rsidRPr="002C6234" w:rsidDel="001C66DD">
          <w:rPr>
            <w:b/>
            <w:bCs/>
            <w:sz w:val="24"/>
            <w:szCs w:val="24"/>
            <w:lang w:val="de-DE"/>
          </w:rPr>
          <w:delText>Wonach wir suchen.</w:delText>
        </w:r>
      </w:del>
    </w:p>
    <w:p w14:paraId="1CC232EB" w14:textId="08AFFB84" w:rsidR="002E42BF" w:rsidRPr="00C71AB4" w:rsidDel="001C66DD" w:rsidRDefault="00BE7304">
      <w:pPr>
        <w:spacing w:before="80" w:after="120"/>
        <w:rPr>
          <w:del w:id="1446" w:author="Amon Göppert" w:date="2026-05-03T22:53:00Z" w16du:dateUtc="2026-05-03T20:53:00Z"/>
          <w:lang w:val="de-DE"/>
          <w:rPrChange w:id="1447" w:author="Maximilian Goeppert" w:date="2026-05-05T03:16:00Z" w16du:dateUtc="2026-05-05T10:16:00Z">
            <w:rPr>
              <w:del w:id="1448" w:author="Amon Göppert" w:date="2026-05-03T22:53:00Z" w16du:dateUtc="2026-05-03T20:53:00Z"/>
            </w:rPr>
          </w:rPrChange>
        </w:rPr>
      </w:pPr>
      <w:del w:id="1449" w:author="Amon Göppert" w:date="2026-05-03T22:53:00Z" w16du:dateUtc="2026-05-03T20:53:00Z">
        <w:r w:rsidRPr="00C71AB4" w:rsidDel="001C66DD">
          <w:rPr>
            <w:lang w:val="de-DE"/>
            <w:rPrChange w:id="1450" w:author="Maximilian Goeppert" w:date="2026-05-05T03:16:00Z" w16du:dateUtc="2026-05-05T10:16:00Z">
              <w:rPr/>
            </w:rPrChange>
          </w:rPr>
          <w:delText>Branchen: Business Services und Professional Services</w:delText>
        </w:r>
      </w:del>
    </w:p>
    <w:p w14:paraId="1CC232EC" w14:textId="4BACCF60" w:rsidR="002E42BF" w:rsidRPr="002C6234" w:rsidDel="001C66DD" w:rsidRDefault="00BE7304">
      <w:pPr>
        <w:spacing w:before="80" w:after="120"/>
        <w:rPr>
          <w:del w:id="1451" w:author="Amon Göppert" w:date="2026-05-03T22:53:00Z" w16du:dateUtc="2026-05-03T20:53:00Z"/>
          <w:lang w:val="de-DE"/>
        </w:rPr>
      </w:pPr>
      <w:del w:id="1452" w:author="Amon Göppert" w:date="2026-05-03T22:53:00Z" w16du:dateUtc="2026-05-03T20:53:00Z">
        <w:r w:rsidRPr="002C6234" w:rsidDel="001C66DD">
          <w:rPr>
            <w:lang w:val="de-DE"/>
          </w:rPr>
          <w:delText>Plattform-Investments: 10–100 Mio. € Umsatz</w:delText>
        </w:r>
      </w:del>
    </w:p>
    <w:p w14:paraId="1CC232ED" w14:textId="6E292027" w:rsidR="002E42BF" w:rsidRPr="002C6234" w:rsidDel="001C66DD" w:rsidRDefault="00BE7304">
      <w:pPr>
        <w:spacing w:before="80" w:after="120"/>
        <w:rPr>
          <w:del w:id="1453" w:author="Amon Göppert" w:date="2026-05-03T22:53:00Z" w16du:dateUtc="2026-05-03T20:53:00Z"/>
          <w:lang w:val="de-DE"/>
        </w:rPr>
      </w:pPr>
      <w:del w:id="1454" w:author="Amon Göppert" w:date="2026-05-03T22:53:00Z" w16du:dateUtc="2026-05-03T20:53:00Z">
        <w:r w:rsidRPr="002C6234" w:rsidDel="001C66DD">
          <w:rPr>
            <w:lang w:val="de-DE"/>
          </w:rPr>
          <w:delText>Ergänzende Zukäufe: 3–10 Mio. € Umsatz</w:delText>
        </w:r>
      </w:del>
    </w:p>
    <w:p w14:paraId="1CC232EE" w14:textId="74C30ABA" w:rsidR="002E42BF" w:rsidRPr="002C6234" w:rsidDel="001C66DD" w:rsidRDefault="00BE7304">
      <w:pPr>
        <w:spacing w:before="80" w:after="120"/>
        <w:rPr>
          <w:del w:id="1455" w:author="Amon Göppert" w:date="2026-05-03T22:53:00Z" w16du:dateUtc="2026-05-03T20:53:00Z"/>
          <w:lang w:val="de-DE"/>
        </w:rPr>
      </w:pPr>
      <w:del w:id="1456" w:author="Amon Göppert" w:date="2026-05-03T22:53:00Z" w16du:dateUtc="2026-05-03T20:53:00Z">
        <w:r w:rsidRPr="002C6234" w:rsidDel="001C66DD">
          <w:rPr>
            <w:lang w:val="de-DE"/>
          </w:rPr>
          <w:delText>Gesunde Unternehmen mit Wachstumsperspektive</w:delText>
        </w:r>
      </w:del>
    </w:p>
    <w:p w14:paraId="1CC232EF" w14:textId="288BDE2B" w:rsidR="002E42BF" w:rsidRPr="002C6234" w:rsidDel="001C66DD" w:rsidRDefault="00BE7304">
      <w:pPr>
        <w:spacing w:before="80" w:after="120"/>
        <w:rPr>
          <w:del w:id="1457" w:author="Amon Göppert" w:date="2026-05-03T22:53:00Z" w16du:dateUtc="2026-05-03T20:53:00Z"/>
          <w:lang w:val="de-DE"/>
        </w:rPr>
      </w:pPr>
      <w:del w:id="1458" w:author="Amon Göppert" w:date="2026-05-03T22:53:00Z" w16du:dateUtc="2026-05-03T20:53:00Z">
        <w:r w:rsidRPr="002C6234" w:rsidDel="001C66DD">
          <w:rPr>
            <w:lang w:val="de-DE"/>
          </w:rPr>
          <w:delText>Fragmentierte Märkte, in denen ein Zusammenwachsen Sinn ergibt</w:delText>
        </w:r>
      </w:del>
    </w:p>
    <w:p w14:paraId="1CC232F0" w14:textId="06482C95" w:rsidR="002E42BF" w:rsidRPr="002C6234" w:rsidDel="001C66DD" w:rsidRDefault="00BE7304">
      <w:pPr>
        <w:spacing w:before="240" w:after="80"/>
        <w:rPr>
          <w:del w:id="1459" w:author="Amon Göppert" w:date="2026-05-03T22:53:00Z" w16du:dateUtc="2026-05-03T20:53:00Z"/>
          <w:lang w:val="de-DE"/>
        </w:rPr>
      </w:pPr>
      <w:del w:id="1460" w:author="Amon Göppert" w:date="2026-05-03T22:53:00Z" w16du:dateUtc="2026-05-03T20:53:00Z">
        <w:r w:rsidRPr="002C6234" w:rsidDel="001C66DD">
          <w:rPr>
            <w:b/>
            <w:bCs/>
            <w:sz w:val="24"/>
            <w:szCs w:val="24"/>
            <w:lang w:val="de-DE"/>
          </w:rPr>
          <w:delText>Wie wir investieren.</w:delText>
        </w:r>
      </w:del>
    </w:p>
    <w:p w14:paraId="1CC232F1" w14:textId="33BAF23E" w:rsidR="002E42BF" w:rsidRPr="002C6234" w:rsidDel="001C66DD" w:rsidRDefault="00BE7304">
      <w:pPr>
        <w:spacing w:before="80" w:after="120"/>
        <w:rPr>
          <w:del w:id="1461" w:author="Amon Göppert" w:date="2026-05-03T22:53:00Z" w16du:dateUtc="2026-05-03T20:53:00Z"/>
          <w:lang w:val="de-DE"/>
        </w:rPr>
      </w:pPr>
      <w:del w:id="1462" w:author="Amon Göppert" w:date="2026-05-03T22:53:00Z" w16du:dateUtc="2026-05-03T20:53:00Z">
        <w:r w:rsidRPr="002C6234" w:rsidDel="001C66DD">
          <w:rPr>
            <w:lang w:val="de-DE"/>
          </w:rPr>
          <w:delText>Mehrheitsbeteiligungen</w:delText>
        </w:r>
      </w:del>
    </w:p>
    <w:p w14:paraId="1CC232F2" w14:textId="6A016DB3" w:rsidR="002E42BF" w:rsidRPr="002C6234" w:rsidDel="001C66DD" w:rsidRDefault="00BE7304">
      <w:pPr>
        <w:spacing w:before="80" w:after="120"/>
        <w:rPr>
          <w:del w:id="1463" w:author="Amon Göppert" w:date="2026-05-03T22:53:00Z" w16du:dateUtc="2026-05-03T20:53:00Z"/>
          <w:lang w:val="de-DE"/>
        </w:rPr>
      </w:pPr>
      <w:del w:id="1464" w:author="Amon Göppert" w:date="2026-05-03T22:53:00Z" w16du:dateUtc="2026-05-03T20:53:00Z">
        <w:r w:rsidRPr="002C6234" w:rsidDel="001C66DD">
          <w:rPr>
            <w:lang w:val="de-DE"/>
          </w:rPr>
          <w:delText>Nachfolgelösungen, Konzernausgliederungen, Wachstumsfinanzierungen</w:delText>
        </w:r>
      </w:del>
    </w:p>
    <w:p w14:paraId="1CC232F3" w14:textId="7A63488A" w:rsidR="002E42BF" w:rsidRPr="002C6234" w:rsidDel="001C66DD" w:rsidRDefault="00BE7304">
      <w:pPr>
        <w:spacing w:before="80" w:after="120"/>
        <w:rPr>
          <w:del w:id="1465" w:author="Amon Göppert" w:date="2026-05-03T22:53:00Z" w16du:dateUtc="2026-05-03T20:53:00Z"/>
          <w:lang w:val="de-DE"/>
        </w:rPr>
      </w:pPr>
      <w:del w:id="1466" w:author="Amon Göppert" w:date="2026-05-03T22:53:00Z" w16du:dateUtc="2026-05-03T20:53:00Z">
        <w:r w:rsidRPr="002C6234" w:rsidDel="001C66DD">
          <w:rPr>
            <w:lang w:val="de-DE"/>
          </w:rPr>
          <w:delText>Region: Deutschland, Österreich, Schweiz</w:delText>
        </w:r>
      </w:del>
    </w:p>
    <w:p w14:paraId="1CC232F4" w14:textId="0EF29946" w:rsidR="002E42BF" w:rsidRPr="002C6234" w:rsidDel="001C66DD" w:rsidRDefault="00BE7304">
      <w:pPr>
        <w:spacing w:before="80" w:after="120"/>
        <w:rPr>
          <w:del w:id="1467" w:author="Amon Göppert" w:date="2026-05-03T22:53:00Z" w16du:dateUtc="2026-05-03T20:53:00Z"/>
          <w:lang w:val="de-DE"/>
        </w:rPr>
      </w:pPr>
      <w:del w:id="1468" w:author="Amon Göppert" w:date="2026-05-03T22:53:00Z" w16du:dateUtc="2026-05-03T20:53:00Z">
        <w:r w:rsidRPr="002C6234" w:rsidDel="001C66DD">
          <w:rPr>
            <w:lang w:val="de-DE"/>
          </w:rPr>
          <w:delText>Partnerschaftlich, langfristig, mit eigenem Kapital</w:delText>
        </w:r>
      </w:del>
    </w:p>
    <w:p w14:paraId="1CC232F5" w14:textId="61FA4926" w:rsidR="002E42BF" w:rsidRPr="002C6234" w:rsidDel="001C66DD" w:rsidRDefault="00BE7304">
      <w:pPr>
        <w:spacing w:before="80" w:after="120"/>
        <w:rPr>
          <w:del w:id="1469" w:author="Amon Göppert" w:date="2026-05-03T22:53:00Z" w16du:dateUtc="2026-05-03T20:53:00Z"/>
          <w:lang w:val="de-DE"/>
        </w:rPr>
      </w:pPr>
      <w:del w:id="1470" w:author="Amon Göppert" w:date="2026-05-03T22:53:00Z" w16du:dateUtc="2026-05-03T20:53:00Z">
        <w:r w:rsidRPr="002C6234" w:rsidDel="001C66DD">
          <w:rPr>
            <w:lang w:val="de-DE"/>
          </w:rPr>
          <w:delText>Kein Bieterwettbewerb – verbindliche Prozesse</w:delText>
        </w:r>
      </w:del>
    </w:p>
    <w:p w14:paraId="1CC232F6" w14:textId="629B05AF" w:rsidR="002E42BF" w:rsidRPr="002C6234" w:rsidDel="001C66DD" w:rsidRDefault="00BE7304">
      <w:pPr>
        <w:spacing w:before="80" w:after="120"/>
        <w:rPr>
          <w:del w:id="1471" w:author="Amon Göppert" w:date="2026-05-03T22:53:00Z" w16du:dateUtc="2026-05-03T20:53:00Z"/>
          <w:lang w:val="de-DE"/>
        </w:rPr>
      </w:pPr>
      <w:del w:id="1472" w:author="Amon Göppert" w:date="2026-05-03T22:53:00Z" w16du:dateUtc="2026-05-03T20:53:00Z">
        <w:r w:rsidRPr="002C6234" w:rsidDel="001C66DD">
          <w:rPr>
            <w:i/>
            <w:iCs/>
            <w:color w:val="555555"/>
            <w:lang w:val="de-DE"/>
          </w:rPr>
          <w:delText>[Button] Ihr Unternehmen kurz beschreiben →</w:delText>
        </w:r>
      </w:del>
    </w:p>
    <w:p w14:paraId="1CC232F7" w14:textId="7D8DDB27" w:rsidR="002E42BF" w:rsidRPr="002C6234" w:rsidDel="006B6AD2" w:rsidRDefault="002E42BF">
      <w:pPr>
        <w:pBdr>
          <w:bottom w:val="single" w:sz="4" w:space="1" w:color="DDDDDD"/>
        </w:pBdr>
        <w:spacing w:before="200" w:after="200"/>
        <w:rPr>
          <w:del w:id="1473" w:author="Amon Göppert" w:date="2026-05-03T22:56:00Z" w16du:dateUtc="2026-05-03T20:56:00Z"/>
          <w:lang w:val="de-DE"/>
        </w:rPr>
      </w:pPr>
    </w:p>
    <w:p w14:paraId="1CC232F8" w14:textId="2CD3547A" w:rsidR="002E42BF" w:rsidRPr="002C6234" w:rsidRDefault="00BE7304">
      <w:pPr>
        <w:rPr>
          <w:lang w:val="de-DE"/>
        </w:rPr>
      </w:pPr>
      <w:del w:id="1474" w:author="Amon Göppert" w:date="2026-05-03T22:56:00Z" w16du:dateUtc="2026-05-03T20:56:00Z">
        <w:r w:rsidRPr="002C6234" w:rsidDel="006B6AD2">
          <w:rPr>
            <w:lang w:val="de-DE"/>
          </w:rPr>
          <w:br w:type="page"/>
        </w:r>
      </w:del>
    </w:p>
    <w:p w14:paraId="1CC232F9" w14:textId="77777777" w:rsidR="002E42BF" w:rsidRPr="002C6234" w:rsidRDefault="00BE7304">
      <w:pPr>
        <w:spacing w:after="200"/>
        <w:rPr>
          <w:lang w:val="de-DE"/>
        </w:rPr>
      </w:pPr>
      <w:r w:rsidRPr="002C6234">
        <w:rPr>
          <w:b/>
          <w:bCs/>
          <w:sz w:val="40"/>
          <w:szCs w:val="40"/>
          <w:lang w:val="de-DE"/>
        </w:rPr>
        <w:t>Kontakt</w:t>
      </w:r>
    </w:p>
    <w:p w14:paraId="1CC232FA" w14:textId="77777777" w:rsidR="002E42BF" w:rsidRPr="002C6234" w:rsidDel="001C64EA" w:rsidRDefault="002E42BF">
      <w:pPr>
        <w:pBdr>
          <w:bottom w:val="single" w:sz="4" w:space="1" w:color="DDDDDD"/>
        </w:pBdr>
        <w:spacing w:before="200" w:after="200"/>
        <w:rPr>
          <w:del w:id="1475" w:author="Amon Göppert" w:date="2026-05-03T22:54:00Z" w16du:dateUtc="2026-05-03T20:54:00Z"/>
          <w:lang w:val="de-DE"/>
        </w:rPr>
      </w:pPr>
    </w:p>
    <w:p w14:paraId="1CC232FB" w14:textId="12245076" w:rsidR="002E42BF" w:rsidRPr="002C6234" w:rsidRDefault="00BE7304">
      <w:pPr>
        <w:spacing w:before="200" w:after="80"/>
        <w:rPr>
          <w:lang w:val="de-DE"/>
        </w:rPr>
      </w:pPr>
      <w:del w:id="1476" w:author="Amon Göppert" w:date="2026-05-03T22:54:00Z" w16du:dateUtc="2026-05-03T20:54:00Z">
        <w:r w:rsidRPr="002C6234" w:rsidDel="001C64EA">
          <w:rPr>
            <w:b/>
            <w:bCs/>
            <w:caps/>
            <w:color w:val="888888"/>
            <w:sz w:val="20"/>
            <w:szCs w:val="20"/>
            <w:lang w:val="de-DE"/>
          </w:rPr>
          <w:delText>Kontakt aufnehmen</w:delText>
        </w:r>
      </w:del>
    </w:p>
    <w:p w14:paraId="1CC232FC" w14:textId="717130F0" w:rsidR="002E42BF" w:rsidRPr="002C6234" w:rsidDel="001C64EA" w:rsidRDefault="00BE7304">
      <w:pPr>
        <w:pStyle w:val="Heading2"/>
        <w:spacing w:before="300" w:after="120"/>
        <w:rPr>
          <w:del w:id="1477" w:author="Amon Göppert" w:date="2026-05-03T22:54:00Z" w16du:dateUtc="2026-05-03T20:54:00Z"/>
          <w:lang w:val="de-DE"/>
        </w:rPr>
      </w:pPr>
      <w:del w:id="1478" w:author="Amon Göppert" w:date="2026-05-03T22:54:00Z" w16du:dateUtc="2026-05-03T20:54:00Z">
        <w:r w:rsidRPr="002C6234" w:rsidDel="001C64EA">
          <w:rPr>
            <w:b/>
            <w:bCs/>
            <w:lang w:val="de-DE"/>
          </w:rPr>
          <w:delText>Schreiben Sie uns – vertraulich.</w:delText>
        </w:r>
      </w:del>
    </w:p>
    <w:p w14:paraId="1CC232FD" w14:textId="421AB518" w:rsidR="002E42BF" w:rsidRPr="002C6234" w:rsidRDefault="00BE7304">
      <w:pPr>
        <w:spacing w:before="80" w:after="120"/>
        <w:rPr>
          <w:lang w:val="de-DE"/>
        </w:rPr>
      </w:pPr>
      <w:r w:rsidRPr="002C6234">
        <w:rPr>
          <w:lang w:val="de-DE"/>
        </w:rPr>
        <w:t>Ob Unternehmer</w:t>
      </w:r>
      <w:ins w:id="1479" w:author="Amon Göppert" w:date="2026-05-04T18:18:00Z" w16du:dateUtc="2026-05-04T16:18:00Z">
        <w:r w:rsidR="001C2316">
          <w:rPr>
            <w:lang w:val="de-DE"/>
          </w:rPr>
          <w:t xml:space="preserve">, </w:t>
        </w:r>
      </w:ins>
      <w:del w:id="1480" w:author="Amon Göppert" w:date="2026-05-04T18:18:00Z" w16du:dateUtc="2026-05-04T16:18:00Z">
        <w:r w:rsidRPr="002C6234" w:rsidDel="001C2316">
          <w:rPr>
            <w:lang w:val="de-DE"/>
          </w:rPr>
          <w:delText xml:space="preserve">, Geschäftsführer, </w:delText>
        </w:r>
      </w:del>
      <w:r w:rsidRPr="002C6234">
        <w:rPr>
          <w:lang w:val="de-DE"/>
        </w:rPr>
        <w:t>Manager oder M&amp;A-Berater</w:t>
      </w:r>
      <w:ins w:id="1481" w:author="Amon Göppert" w:date="2026-05-03T22:54:00Z" w16du:dateUtc="2026-05-03T20:54:00Z">
        <w:r w:rsidR="001C64EA">
          <w:rPr>
            <w:lang w:val="de-DE"/>
          </w:rPr>
          <w:t xml:space="preserve">: </w:t>
        </w:r>
      </w:ins>
      <w:del w:id="1482" w:author="Amon Göppert" w:date="2026-05-03T22:54:00Z" w16du:dateUtc="2026-05-03T20:54:00Z">
        <w:r w:rsidRPr="002C6234" w:rsidDel="001C64EA">
          <w:rPr>
            <w:lang w:val="de-DE"/>
          </w:rPr>
          <w:delText xml:space="preserve"> – </w:delText>
        </w:r>
      </w:del>
      <w:del w:id="1483" w:author="Amon Göppert" w:date="2026-05-04T18:18:00Z" w16du:dateUtc="2026-05-04T16:18:00Z">
        <w:r w:rsidRPr="002C6234" w:rsidDel="001C2316">
          <w:rPr>
            <w:lang w:val="de-DE"/>
          </w:rPr>
          <w:delText>w</w:delText>
        </w:r>
      </w:del>
      <w:ins w:id="1484" w:author="Amon Göppert" w:date="2026-05-04T18:18:00Z" w16du:dateUtc="2026-05-04T16:18:00Z">
        <w:r w:rsidR="001C2316">
          <w:rPr>
            <w:lang w:val="de-DE"/>
          </w:rPr>
          <w:t>W</w:t>
        </w:r>
      </w:ins>
      <w:r w:rsidRPr="002C6234">
        <w:rPr>
          <w:lang w:val="de-DE"/>
        </w:rPr>
        <w:t>ir freuen uns über ein erstes Gespräch</w:t>
      </w:r>
      <w:ins w:id="1485" w:author="Amon Göppert" w:date="2026-05-03T22:54:00Z" w16du:dateUtc="2026-05-03T20:54:00Z">
        <w:r w:rsidR="001C64EA">
          <w:rPr>
            <w:lang w:val="de-DE"/>
          </w:rPr>
          <w:t xml:space="preserve"> mit Ihnen.</w:t>
        </w:r>
      </w:ins>
      <w:del w:id="1486" w:author="Amon Göppert" w:date="2026-05-03T22:54:00Z" w16du:dateUtc="2026-05-03T20:54:00Z">
        <w:r w:rsidRPr="002C6234" w:rsidDel="001C64EA">
          <w:rPr>
            <w:lang w:val="de-DE"/>
          </w:rPr>
          <w:delText>. Diskretion und Verlässlichkeit sind selbstverständlich.</w:delText>
        </w:r>
      </w:del>
    </w:p>
    <w:p w14:paraId="1CC232FE" w14:textId="088466B8" w:rsidR="002E42BF" w:rsidRPr="002C6234" w:rsidRDefault="00BE7304">
      <w:pPr>
        <w:spacing w:before="80" w:after="120"/>
        <w:rPr>
          <w:lang w:val="de-DE"/>
        </w:rPr>
      </w:pPr>
      <w:r w:rsidRPr="002C6234">
        <w:rPr>
          <w:i/>
          <w:iCs/>
          <w:color w:val="555555"/>
          <w:lang w:val="de-DE"/>
        </w:rPr>
        <w:t xml:space="preserve">[Button] </w:t>
      </w:r>
      <w:del w:id="1487" w:author="Amon Göppert" w:date="2026-05-03T22:54:00Z" w16du:dateUtc="2026-05-03T20:54:00Z">
        <w:r w:rsidRPr="002C6234" w:rsidDel="001C64EA">
          <w:rPr>
            <w:i/>
            <w:iCs/>
            <w:color w:val="555555"/>
            <w:lang w:val="de-DE"/>
          </w:rPr>
          <w:delText xml:space="preserve">Unverbindliches </w:delText>
        </w:r>
      </w:del>
      <w:r w:rsidRPr="002C6234">
        <w:rPr>
          <w:i/>
          <w:iCs/>
          <w:color w:val="555555"/>
          <w:lang w:val="de-DE"/>
        </w:rPr>
        <w:t>Gespräch vereinbaren →</w:t>
      </w:r>
    </w:p>
    <w:p w14:paraId="1CC232FF" w14:textId="5FDD8A8C" w:rsidR="002E42BF" w:rsidRPr="002C6234" w:rsidDel="006B6AD2" w:rsidRDefault="002E42BF">
      <w:pPr>
        <w:pBdr>
          <w:bottom w:val="single" w:sz="4" w:space="1" w:color="DDDDDD"/>
        </w:pBdr>
        <w:spacing w:before="200" w:after="200"/>
        <w:rPr>
          <w:del w:id="1488" w:author="Amon Göppert" w:date="2026-05-03T22:56:00Z" w16du:dateUtc="2026-05-03T20:56:00Z"/>
          <w:lang w:val="de-DE"/>
        </w:rPr>
      </w:pPr>
    </w:p>
    <w:p w14:paraId="1CC23300" w14:textId="49EA5297" w:rsidR="002E42BF" w:rsidRPr="002C6234" w:rsidDel="006B6AD2" w:rsidRDefault="00BE7304">
      <w:pPr>
        <w:spacing w:before="200" w:after="80"/>
        <w:rPr>
          <w:del w:id="1489" w:author="Amon Göppert" w:date="2026-05-03T22:56:00Z" w16du:dateUtc="2026-05-03T20:56:00Z"/>
          <w:lang w:val="de-DE"/>
        </w:rPr>
      </w:pPr>
      <w:del w:id="1490" w:author="Amon Göppert" w:date="2026-05-03T22:54:00Z" w16du:dateUtc="2026-05-03T20:54:00Z">
        <w:r w:rsidRPr="002C6234" w:rsidDel="001C64EA">
          <w:rPr>
            <w:b/>
            <w:bCs/>
            <w:caps/>
            <w:color w:val="888888"/>
            <w:sz w:val="20"/>
            <w:szCs w:val="20"/>
            <w:lang w:val="de-DE"/>
          </w:rPr>
          <w:delText xml:space="preserve">Direkter </w:delText>
        </w:r>
      </w:del>
      <w:del w:id="1491" w:author="Amon Göppert" w:date="2026-05-03T22:56:00Z" w16du:dateUtc="2026-05-03T20:56:00Z">
        <w:r w:rsidRPr="002C6234" w:rsidDel="006B6AD2">
          <w:rPr>
            <w:b/>
            <w:bCs/>
            <w:caps/>
            <w:color w:val="888888"/>
            <w:sz w:val="20"/>
            <w:szCs w:val="20"/>
            <w:lang w:val="de-DE"/>
          </w:rPr>
          <w:delText>Kontakt</w:delText>
        </w:r>
      </w:del>
    </w:p>
    <w:p w14:paraId="1CC23301" w14:textId="7A90B119" w:rsidR="002E42BF" w:rsidRPr="002C6234" w:rsidDel="006B6AD2" w:rsidRDefault="00BE7304">
      <w:pPr>
        <w:spacing w:before="80" w:after="120"/>
        <w:rPr>
          <w:del w:id="1492" w:author="Amon Göppert" w:date="2026-05-03T22:56:00Z" w16du:dateUtc="2026-05-03T20:56:00Z"/>
          <w:lang w:val="de-DE"/>
        </w:rPr>
      </w:pPr>
      <w:del w:id="1493" w:author="Amon Göppert" w:date="2026-05-03T22:56:00Z" w16du:dateUtc="2026-05-03T20:56:00Z">
        <w:r w:rsidRPr="002C6234" w:rsidDel="006B6AD2">
          <w:rPr>
            <w:lang w:val="de-DE"/>
          </w:rPr>
          <w:delText>Am einfachsten erreichen Sie uns über das Formular</w:delText>
        </w:r>
      </w:del>
      <w:del w:id="1494" w:author="Amon Göppert" w:date="2026-05-03T22:54:00Z" w16du:dateUtc="2026-05-03T20:54:00Z">
        <w:r w:rsidRPr="002C6234" w:rsidDel="001C64EA">
          <w:rPr>
            <w:lang w:val="de-DE"/>
          </w:rPr>
          <w:delText xml:space="preserve"> – wir melden uns persönlich zurück</w:delText>
        </w:r>
      </w:del>
      <w:del w:id="1495" w:author="Amon Göppert" w:date="2026-05-03T22:56:00Z" w16du:dateUtc="2026-05-03T20:56:00Z">
        <w:r w:rsidRPr="002C6234" w:rsidDel="006B6AD2">
          <w:rPr>
            <w:lang w:val="de-DE"/>
          </w:rPr>
          <w:delText>.</w:delText>
        </w:r>
      </w:del>
    </w:p>
    <w:p w14:paraId="1CC23302" w14:textId="613F53B0" w:rsidR="002E42BF" w:rsidRPr="002C6234" w:rsidDel="001C64EA" w:rsidRDefault="00BE7304">
      <w:pPr>
        <w:spacing w:before="80" w:after="120"/>
        <w:rPr>
          <w:del w:id="1496" w:author="Amon Göppert" w:date="2026-05-03T22:54:00Z" w16du:dateUtc="2026-05-03T20:54:00Z"/>
          <w:lang w:val="de-DE"/>
        </w:rPr>
      </w:pPr>
      <w:del w:id="1497" w:author="Amon Göppert" w:date="2026-05-03T22:54:00Z" w16du:dateUtc="2026-05-03T20:54:00Z">
        <w:r w:rsidRPr="002C6234" w:rsidDel="001C64EA">
          <w:rPr>
            <w:lang w:val="de-DE"/>
          </w:rPr>
          <w:delText>contact@nextgen-equity.com</w:delText>
        </w:r>
      </w:del>
    </w:p>
    <w:p w14:paraId="1CC23303" w14:textId="1BE705FE" w:rsidR="002E42BF" w:rsidRPr="002C6234" w:rsidDel="006B6AD2" w:rsidRDefault="002E42BF">
      <w:pPr>
        <w:pBdr>
          <w:bottom w:val="single" w:sz="4" w:space="1" w:color="DDDDDD"/>
        </w:pBdr>
        <w:spacing w:before="200" w:after="200"/>
        <w:rPr>
          <w:del w:id="1498" w:author="Amon Göppert" w:date="2026-05-03T22:56:00Z" w16du:dateUtc="2026-05-03T20:56:00Z"/>
          <w:lang w:val="de-DE"/>
        </w:rPr>
      </w:pPr>
    </w:p>
    <w:p w14:paraId="74E19459" w14:textId="77777777" w:rsidR="006B6AD2" w:rsidRDefault="006B6AD2">
      <w:pPr>
        <w:spacing w:before="200" w:after="80"/>
        <w:rPr>
          <w:ins w:id="1499" w:author="Amon Göppert" w:date="2026-05-03T22:56:00Z" w16du:dateUtc="2026-05-03T20:56:00Z"/>
          <w:b/>
          <w:bCs/>
          <w:caps/>
          <w:color w:val="888888"/>
          <w:sz w:val="20"/>
          <w:szCs w:val="20"/>
          <w:lang w:val="de-DE"/>
        </w:rPr>
      </w:pPr>
    </w:p>
    <w:p w14:paraId="1CC23304" w14:textId="148CB3FC" w:rsidR="002E42BF" w:rsidRPr="002C6234" w:rsidRDefault="00BE7304">
      <w:pPr>
        <w:spacing w:before="200" w:after="80"/>
        <w:rPr>
          <w:lang w:val="de-DE"/>
        </w:rPr>
      </w:pPr>
      <w:r w:rsidRPr="002C6234">
        <w:rPr>
          <w:b/>
          <w:bCs/>
          <w:caps/>
          <w:color w:val="888888"/>
          <w:sz w:val="20"/>
          <w:szCs w:val="20"/>
          <w:lang w:val="de-DE"/>
        </w:rPr>
        <w:t>Standort</w:t>
      </w:r>
    </w:p>
    <w:p w14:paraId="1CC23305" w14:textId="77777777" w:rsidR="002E42BF" w:rsidRPr="00E7452B" w:rsidRDefault="00BE7304">
      <w:pPr>
        <w:spacing w:before="240" w:after="80"/>
        <w:rPr>
          <w:ins w:id="1500" w:author="Alexander Rien" w:date="2026-05-05T07:56:00Z" w16du:dateUtc="2026-05-05T07:56:02Z"/>
          <w:lang w:val="de-DE"/>
          <w:rPrChange w:id="1501" w:author="Maximilian Goeppert" w:date="2026-05-05T09:58:00Z" w16du:dateUtc="2026-05-05T07:58:00Z">
            <w:rPr>
              <w:ins w:id="1502" w:author="Alexander Rien" w:date="2026-05-05T07:56:00Z" w16du:dateUtc="2026-05-05T07:56:02Z"/>
            </w:rPr>
          </w:rPrChange>
        </w:rPr>
      </w:pPr>
      <w:r w:rsidRPr="002C6234">
        <w:rPr>
          <w:b/>
          <w:bCs/>
          <w:sz w:val="24"/>
          <w:szCs w:val="24"/>
          <w:lang w:val="de-DE"/>
        </w:rPr>
        <w:t>München, Deutschland</w:t>
      </w:r>
    </w:p>
    <w:p w14:paraId="6CC90795" w14:textId="2D2973E5" w:rsidR="12B74F48" w:rsidRDefault="12B74F48" w:rsidP="12B74F48">
      <w:pPr>
        <w:spacing w:before="240" w:after="80"/>
        <w:rPr>
          <w:ins w:id="1503" w:author="Alexander Rien" w:date="2026-05-05T07:56:00Z" w16du:dateUtc="2026-05-05T07:56:02Z"/>
          <w:b/>
          <w:bCs/>
          <w:sz w:val="24"/>
          <w:szCs w:val="24"/>
          <w:lang w:val="de-DE"/>
        </w:rPr>
      </w:pPr>
    </w:p>
    <w:p w14:paraId="4D49DF6D" w14:textId="3A3FB531" w:rsidR="7138219D" w:rsidRDefault="7138219D" w:rsidP="7138219D">
      <w:pPr>
        <w:spacing w:before="240" w:after="80"/>
        <w:rPr>
          <w:ins w:id="1504" w:author="Alexander Rien" w:date="2026-05-05T07:56:00Z" w16du:dateUtc="2026-05-05T07:56:02Z"/>
          <w:b/>
          <w:bCs/>
          <w:sz w:val="24"/>
          <w:szCs w:val="24"/>
          <w:lang w:val="de-DE"/>
        </w:rPr>
      </w:pPr>
    </w:p>
    <w:p w14:paraId="4F05A4C7" w14:textId="56CD5FCB" w:rsidR="113E7323" w:rsidRPr="007D0591" w:rsidRDefault="113E7323">
      <w:pPr>
        <w:pStyle w:val="Heading1"/>
        <w:spacing w:before="240" w:after="80"/>
        <w:rPr>
          <w:ins w:id="1505" w:author="Alexander Rien" w:date="2026-05-05T07:56:00Z" w16du:dateUtc="2026-05-05T07:56:05Z"/>
          <w:lang w:val="de-DE"/>
          <w:rPrChange w:id="1506" w:author="Maximilian Goeppert" w:date="2026-05-05T09:56:00Z" w16du:dateUtc="2026-05-05T07:56:00Z">
            <w:rPr>
              <w:ins w:id="1507" w:author="Alexander Rien" w:date="2026-05-05T07:56:00Z" w16du:dateUtc="2026-05-05T07:56:05Z"/>
            </w:rPr>
          </w:rPrChange>
        </w:rPr>
        <w:pPrChange w:id="1508" w:author="Alexander Rien" w:date="2026-05-05T00:56:00Z" w16du:dateUtc="2026-05-05T07:56:00Z">
          <w:pPr>
            <w:spacing w:before="240" w:after="80"/>
          </w:pPr>
        </w:pPrChange>
      </w:pPr>
      <w:ins w:id="1509" w:author="Alexander Rien" w:date="2026-05-05T07:56:00Z" w16du:dateUtc="2026-05-05T07:56:04Z">
        <w:r w:rsidRPr="00E11F34">
          <w:rPr>
            <w:b/>
            <w:bCs/>
            <w:sz w:val="24"/>
            <w:szCs w:val="24"/>
            <w:lang w:val="de-DE"/>
          </w:rPr>
          <w:t>Zitate</w:t>
        </w:r>
      </w:ins>
    </w:p>
    <w:p w14:paraId="5FDEC9C5" w14:textId="37C7037F" w:rsidR="7138219D" w:rsidRDefault="113E7323" w:rsidP="7138219D">
      <w:pPr>
        <w:spacing w:before="240" w:after="80"/>
        <w:rPr>
          <w:ins w:id="1510" w:author="Alexander Rien" w:date="2026-05-05T07:56:00Z" w16du:dateUtc="2026-05-05T07:56:22Z"/>
          <w:sz w:val="24"/>
          <w:szCs w:val="24"/>
          <w:lang w:val="de-DE"/>
        </w:rPr>
      </w:pPr>
      <w:bookmarkStart w:id="1511" w:name="OLE_LINK2"/>
      <w:ins w:id="1512" w:author="Alexander Rien" w:date="2026-05-05T07:56:00Z" w16du:dateUtc="2026-05-05T07:56:20Z">
        <w:r w:rsidRPr="00B65FB4">
          <w:rPr>
            <w:b/>
            <w:bCs/>
            <w:sz w:val="24"/>
            <w:szCs w:val="24"/>
            <w:lang w:val="de-DE"/>
          </w:rPr>
          <w:t>„Ein Unternehmen zu übergeben ist eine der größten Entscheidungen im Leben eines Unternehmers. Wir wissen, was dabei auf dem Spiel steht.“</w:t>
        </w:r>
      </w:ins>
    </w:p>
    <w:p w14:paraId="33CCF418" w14:textId="0F1545DA" w:rsidR="113E7323" w:rsidRPr="00B424A5" w:rsidRDefault="113E7323" w:rsidP="0D68DE29">
      <w:pPr>
        <w:spacing w:before="240" w:after="80"/>
        <w:rPr>
          <w:ins w:id="1513" w:author="Alexander Rien" w:date="2026-05-05T07:56:00Z" w16du:dateUtc="2026-05-05T07:56:28Z"/>
          <w:lang w:val="de-DE"/>
        </w:rPr>
      </w:pPr>
      <w:ins w:id="1514" w:author="Alexander Rien" w:date="2026-05-05T07:56:00Z" w16du:dateUtc="2026-05-05T07:56:27Z">
        <w:r w:rsidRPr="0D68DE29">
          <w:rPr>
            <w:b/>
            <w:bCs/>
            <w:sz w:val="24"/>
            <w:szCs w:val="24"/>
            <w:lang w:val="de-DE"/>
          </w:rPr>
          <w:t xml:space="preserve">Maximilian </w:t>
        </w:r>
      </w:ins>
      <w:ins w:id="1515" w:author="Alexander Rien" w:date="2026-05-05T07:56:00Z" w16du:dateUtc="2026-05-05T07:56:27Z">
        <w:r w:rsidRPr="1DC2D0EA">
          <w:rPr>
            <w:b/>
            <w:bCs/>
            <w:sz w:val="24"/>
            <w:szCs w:val="24"/>
            <w:lang w:val="de-DE"/>
          </w:rPr>
          <w:t>Gö</w:t>
        </w:r>
      </w:ins>
      <w:ins w:id="1516" w:author="Alexander Rien" w:date="2026-05-05T07:56:00Z">
        <w:r w:rsidRPr="1DC2D0EA">
          <w:rPr>
            <w:b/>
            <w:bCs/>
            <w:sz w:val="24"/>
            <w:szCs w:val="24"/>
            <w:lang w:val="de-DE"/>
          </w:rPr>
          <w:t>ppert</w:t>
        </w:r>
      </w:ins>
    </w:p>
    <w:bookmarkEnd w:id="1511"/>
    <w:p w14:paraId="7E0C933C" w14:textId="3C34096B" w:rsidR="3C7F86CE" w:rsidRDefault="3C7F86CE" w:rsidP="3C7F86CE">
      <w:pPr>
        <w:spacing w:before="240" w:after="80"/>
        <w:rPr>
          <w:ins w:id="1517" w:author="Alexander Rien" w:date="2026-05-05T07:56:00Z" w16du:dateUtc="2026-05-05T07:56:40Z"/>
          <w:b/>
          <w:bCs/>
          <w:sz w:val="24"/>
          <w:szCs w:val="24"/>
          <w:lang w:val="de-DE"/>
        </w:rPr>
      </w:pPr>
    </w:p>
    <w:p w14:paraId="11A2779C" w14:textId="27433F3A" w:rsidR="3C7F86CE" w:rsidRPr="00BD5368" w:rsidRDefault="113E7323" w:rsidP="3C7F86CE">
      <w:pPr>
        <w:spacing w:before="240" w:after="80"/>
        <w:rPr>
          <w:ins w:id="1518" w:author="Alexander Rien" w:date="2026-05-05T07:56:00Z" w16du:dateUtc="2026-05-05T07:56:28Z"/>
          <w:sz w:val="24"/>
          <w:szCs w:val="24"/>
          <w:lang w:val="de-DE"/>
          <w:rPrChange w:id="1519" w:author="Maximilian Goeppert" w:date="2026-05-05T09:57:00Z" w16du:dateUtc="2026-05-05T07:57:00Z">
            <w:rPr>
              <w:ins w:id="1520" w:author="Alexander Rien" w:date="2026-05-05T07:56:00Z" w16du:dateUtc="2026-05-05T07:56:28Z"/>
            </w:rPr>
          </w:rPrChange>
        </w:rPr>
      </w:pPr>
      <w:ins w:id="1521" w:author="Alexander Rien" w:date="2026-05-05T07:57:00Z" w16du:dateUtc="2026-05-05T07:57:01Z">
        <w:r w:rsidRPr="00775958">
          <w:rPr>
            <w:b/>
            <w:bCs/>
            <w:sz w:val="24"/>
            <w:szCs w:val="24"/>
            <w:lang w:val="de-DE"/>
          </w:rPr>
          <w:t>„Digitalisierung ist bei uns kein Schlagwort, sondern handwerkliche Arbeit. Wir verankern sie dort, wo sie Marge, Geschwindigkeit und Kundennutzen messbar verändert — ohne den Charakter eines mittelständischen Unternehmens zu beschädigen."</w:t>
        </w:r>
      </w:ins>
    </w:p>
    <w:p w14:paraId="78388DD3" w14:textId="2CEFB2B3" w:rsidR="1DC2D0EA" w:rsidRPr="003C12E7" w:rsidRDefault="113E7323" w:rsidP="1DC2D0EA">
      <w:pPr>
        <w:spacing w:before="240" w:after="80"/>
        <w:rPr>
          <w:ins w:id="1522" w:author="Alexander Rien" w:date="2026-05-05T07:57:00Z" w16du:dateUtc="2026-05-05T07:57:09Z"/>
          <w:lang w:val="de-DE"/>
          <w:rPrChange w:id="1523" w:author="Maximilian Goeppert" w:date="2026-05-05T09:58:00Z" w16du:dateUtc="2026-05-05T07:58:00Z">
            <w:rPr>
              <w:ins w:id="1524" w:author="Alexander Rien" w:date="2026-05-05T07:57:00Z" w16du:dateUtc="2026-05-05T07:57:09Z"/>
            </w:rPr>
          </w:rPrChange>
        </w:rPr>
      </w:pPr>
      <w:ins w:id="1525" w:author="Alexander Rien" w:date="2026-05-05T07:57:00Z" w16du:dateUtc="2026-05-05T07:57:08Z">
        <w:r w:rsidRPr="3F311FE5">
          <w:rPr>
            <w:b/>
            <w:bCs/>
            <w:sz w:val="24"/>
            <w:szCs w:val="24"/>
            <w:lang w:val="de-DE"/>
          </w:rPr>
          <w:t xml:space="preserve">Amon </w:t>
        </w:r>
      </w:ins>
      <w:ins w:id="1526" w:author="Alexander Rien" w:date="2026-05-05T07:57:00Z" w16du:dateUtc="2026-05-05T07:57:08Z">
        <w:r w:rsidRPr="5C8D9772">
          <w:rPr>
            <w:b/>
            <w:bCs/>
            <w:sz w:val="24"/>
            <w:szCs w:val="24"/>
            <w:lang w:val="de-DE"/>
          </w:rPr>
          <w:t>Göpp</w:t>
        </w:r>
      </w:ins>
      <w:ins w:id="1527" w:author="Alexander Rien" w:date="2026-05-05T07:57:00Z" w16du:dateUtc="2026-05-05T07:57:08Z">
        <w:r w:rsidRPr="5C8D9772">
          <w:rPr>
            <w:b/>
            <w:bCs/>
            <w:sz w:val="24"/>
            <w:szCs w:val="24"/>
            <w:lang w:val="de-DE"/>
          </w:rPr>
          <w:t>ert</w:t>
        </w:r>
      </w:ins>
    </w:p>
    <w:p w14:paraId="2CA03055" w14:textId="6E0E0EA5" w:rsidR="6FA3582B" w:rsidRDefault="6FA3582B" w:rsidP="6FA3582B">
      <w:pPr>
        <w:spacing w:before="240" w:after="80"/>
        <w:rPr>
          <w:ins w:id="1528" w:author="Alexander Rien" w:date="2026-05-05T07:57:00Z" w16du:dateUtc="2026-05-05T07:57:22Z"/>
          <w:b/>
          <w:bCs/>
          <w:sz w:val="24"/>
          <w:szCs w:val="24"/>
          <w:lang w:val="de-DE"/>
        </w:rPr>
      </w:pPr>
    </w:p>
    <w:p w14:paraId="0380BE04" w14:textId="5D294FD3" w:rsidR="31801247" w:rsidRPr="003C12E7" w:rsidRDefault="31801247">
      <w:pPr>
        <w:rPr>
          <w:lang w:val="de-DE"/>
          <w:rPrChange w:id="1529" w:author="Maximilian Goeppert" w:date="2026-05-05T09:58:00Z" w16du:dateUtc="2026-05-05T07:58:00Z">
            <w:rPr/>
          </w:rPrChange>
        </w:rPr>
      </w:pPr>
      <w:r w:rsidRPr="003C12E7">
        <w:rPr>
          <w:lang w:val="de-DE"/>
          <w:rPrChange w:id="1530" w:author="Maximilian Goeppert" w:date="2026-05-05T09:58:00Z" w16du:dateUtc="2026-05-05T07:58:00Z">
            <w:rPr/>
          </w:rPrChange>
        </w:rPr>
        <w:br w:type="page"/>
      </w:r>
    </w:p>
    <w:p w14:paraId="08816F45" w14:textId="46659BF5" w:rsidR="31801247" w:rsidRPr="003C12E7" w:rsidRDefault="2D328459">
      <w:pPr>
        <w:pStyle w:val="Heading1"/>
        <w:spacing w:before="240" w:after="80"/>
        <w:rPr>
          <w:ins w:id="1531" w:author="Alexander Rien" w:date="2026-05-05T07:57:00Z" w16du:dateUtc="2026-05-05T07:57:29Z"/>
          <w:lang w:val="de-DE"/>
          <w:rPrChange w:id="1532" w:author="Maximilian Goeppert" w:date="2026-05-05T09:58:00Z" w16du:dateUtc="2026-05-05T07:58:00Z">
            <w:rPr>
              <w:ins w:id="1533" w:author="Alexander Rien" w:date="2026-05-05T07:57:00Z" w16du:dateUtc="2026-05-05T07:57:29Z"/>
            </w:rPr>
          </w:rPrChange>
        </w:rPr>
        <w:pPrChange w:id="1534" w:author="Alexander Rien" w:date="2026-05-05T01:00:00Z" w16du:dateUtc="2026-05-05T08:00:00Z">
          <w:pPr>
            <w:spacing w:before="240" w:after="80"/>
          </w:pPr>
        </w:pPrChange>
      </w:pPr>
      <w:ins w:id="1535" w:author="Alexander Rien" w:date="2026-05-05T07:57:00Z" w16du:dateUtc="2026-05-05T07:57:29Z">
        <w:r w:rsidRPr="00A04A8F">
          <w:rPr>
            <w:b/>
            <w:bCs/>
            <w:sz w:val="24"/>
            <w:szCs w:val="24"/>
            <w:lang w:val="de-DE"/>
          </w:rPr>
          <w:t>Impressum</w:t>
        </w:r>
      </w:ins>
    </w:p>
    <w:p w14:paraId="1EE0D351" w14:textId="3188453E" w:rsidR="4571A6D9" w:rsidRDefault="624B6CDC">
      <w:pPr>
        <w:spacing w:before="240" w:after="240"/>
        <w:rPr>
          <w:ins w:id="1536" w:author="Alexander Rien" w:date="2026-05-05T07:58:00Z" w16du:dateUtc="2026-05-05T07:58:08Z"/>
          <w:rFonts w:eastAsia="Arial"/>
          <w:sz w:val="24"/>
          <w:szCs w:val="24"/>
          <w:lang w:val="de-DE"/>
        </w:rPr>
        <w:pPrChange w:id="1537" w:author="Alexander Rien" w:date="2026-05-05T07:58:00Z">
          <w:pPr/>
        </w:pPrChange>
      </w:pPr>
      <w:ins w:id="1538" w:author="Alexander Rien" w:date="2026-05-05T07:58:00Z" w16du:dateUtc="2026-05-05T07:58:08Z">
        <w:r w:rsidRPr="3D6ED7A2">
          <w:rPr>
            <w:rFonts w:eastAsia="Arial"/>
            <w:sz w:val="24"/>
            <w:szCs w:val="24"/>
            <w:lang w:val="de-DE"/>
          </w:rPr>
          <w:t>Datenschutz ✕ Rechtliches Impressum Angaben gemäß § 5 TMG NextGen Equity Partners GmbH München, Deutschland</w:t>
        </w:r>
      </w:ins>
    </w:p>
    <w:p w14:paraId="4E20DECD" w14:textId="25EB5AD9" w:rsidR="4571A6D9" w:rsidRDefault="624B6CDC">
      <w:pPr>
        <w:spacing w:before="240" w:after="240"/>
        <w:rPr>
          <w:ins w:id="1539" w:author="Alexander Rien" w:date="2026-05-05T07:58:00Z" w16du:dateUtc="2026-05-05T07:58:08Z"/>
          <w:rFonts w:eastAsia="Arial"/>
          <w:sz w:val="24"/>
          <w:szCs w:val="24"/>
          <w:lang w:val="de-DE"/>
        </w:rPr>
        <w:pPrChange w:id="1540" w:author="Alexander Rien" w:date="2026-05-05T07:58:00Z">
          <w:pPr/>
        </w:pPrChange>
      </w:pPr>
      <w:ins w:id="1541" w:author="Alexander Rien" w:date="2026-05-05T07:58:00Z" w16du:dateUtc="2026-05-05T07:58:08Z">
        <w:r w:rsidRPr="3D6ED7A2">
          <w:rPr>
            <w:rFonts w:eastAsia="Arial"/>
            <w:sz w:val="24"/>
            <w:szCs w:val="24"/>
            <w:lang w:val="de-DE"/>
          </w:rPr>
          <w:t>Vertreten durch die Geschäftsführer Maximilian Göppert Leander Heyken Dr. Amon Göppert</w:t>
        </w:r>
      </w:ins>
    </w:p>
    <w:p w14:paraId="051AB9F5" w14:textId="4D6F3552" w:rsidR="4571A6D9" w:rsidRDefault="624B6CDC">
      <w:pPr>
        <w:spacing w:before="240" w:after="240"/>
        <w:rPr>
          <w:ins w:id="1542" w:author="Alexander Rien" w:date="2026-05-05T07:58:00Z" w16du:dateUtc="2026-05-05T07:58:08Z"/>
          <w:rStyle w:val="Hyperlink"/>
          <w:rFonts w:eastAsia="Arial"/>
          <w:sz w:val="24"/>
          <w:szCs w:val="24"/>
          <w:lang w:val="de-DE"/>
        </w:rPr>
        <w:pPrChange w:id="1543" w:author="Alexander Rien" w:date="2026-05-05T07:58:00Z">
          <w:pPr/>
        </w:pPrChange>
      </w:pPr>
      <w:ins w:id="1544" w:author="Alexander Rien" w:date="2026-05-05T07:58:00Z" w16du:dateUtc="2026-05-05T07:58:08Z">
        <w:r w:rsidRPr="3D6ED7A2">
          <w:rPr>
            <w:rFonts w:eastAsia="Arial"/>
            <w:sz w:val="24"/>
            <w:szCs w:val="24"/>
            <w:lang w:val="de-DE"/>
          </w:rPr>
          <w:t xml:space="preserve">Kontakt E-Mail: </w:t>
        </w:r>
      </w:ins>
      <w:r w:rsidR="4571A6D9" w:rsidRPr="00C71AB4">
        <w:rPr>
          <w:lang w:val="de-DE"/>
          <w:rPrChange w:id="1545" w:author="Maximilian Goeppert" w:date="2026-05-05T03:16:00Z" w16du:dateUtc="2026-05-05T10:16:00Z">
            <w:rPr/>
          </w:rPrChange>
        </w:rPr>
        <w:fldChar w:fldCharType="begin"/>
      </w:r>
      <w:r w:rsidR="4571A6D9" w:rsidRPr="003C12E7">
        <w:rPr>
          <w:lang w:val="de-DE"/>
          <w:rPrChange w:id="1546" w:author="Maximilian Goeppert" w:date="2026-05-05T09:58:00Z" w16du:dateUtc="2026-05-05T07:58:00Z">
            <w:rPr/>
          </w:rPrChange>
        </w:rPr>
        <w:instrText xml:space="preserve">HYPERLINK "mailto:contact@nextgen-equity.com" </w:instrText>
      </w:r>
      <w:r w:rsidR="4571A6D9" w:rsidRPr="00C71AB4">
        <w:rPr>
          <w:lang w:val="de-DE"/>
          <w:rPrChange w:id="1547" w:author="Maximilian Goeppert" w:date="2026-05-05T03:16:00Z" w16du:dateUtc="2026-05-05T10:16:00Z">
            <w:rPr/>
          </w:rPrChange>
        </w:rPr>
      </w:r>
      <w:r w:rsidR="4571A6D9" w:rsidRPr="00C71AB4">
        <w:rPr>
          <w:lang w:val="de-DE"/>
          <w:rPrChange w:id="1548" w:author="Maximilian Goeppert" w:date="2026-05-05T03:16:00Z" w16du:dateUtc="2026-05-05T10:16:00Z">
            <w:rPr/>
          </w:rPrChange>
        </w:rPr>
        <w:fldChar w:fldCharType="separate"/>
      </w:r>
      <w:ins w:id="1549" w:author="Alexander Rien" w:date="2026-05-05T07:58:00Z" w16du:dateUtc="2026-05-05T07:58:08Z">
        <w:r w:rsidRPr="3D6ED7A2">
          <w:rPr>
            <w:rStyle w:val="Hyperlink"/>
            <w:rFonts w:eastAsia="Arial"/>
            <w:sz w:val="24"/>
            <w:szCs w:val="24"/>
            <w:lang w:val="de-DE"/>
          </w:rPr>
          <w:t>contact@nextgen-equity.com</w:t>
        </w:r>
      </w:ins>
      <w:r w:rsidR="4571A6D9" w:rsidRPr="00C71AB4">
        <w:rPr>
          <w:lang w:val="de-DE"/>
          <w:rPrChange w:id="1550" w:author="Maximilian Goeppert" w:date="2026-05-05T03:16:00Z" w16du:dateUtc="2026-05-05T10:16:00Z">
            <w:rPr/>
          </w:rPrChange>
        </w:rPr>
        <w:fldChar w:fldCharType="end"/>
      </w:r>
    </w:p>
    <w:p w14:paraId="0616579A" w14:textId="0E184FB6" w:rsidR="4571A6D9" w:rsidRDefault="624B6CDC">
      <w:pPr>
        <w:spacing w:before="240" w:after="240"/>
        <w:rPr>
          <w:ins w:id="1551" w:author="Alexander Rien" w:date="2026-05-05T07:58:00Z" w16du:dateUtc="2026-05-05T07:58:08Z"/>
          <w:rFonts w:eastAsia="Arial"/>
          <w:sz w:val="24"/>
          <w:szCs w:val="24"/>
          <w:lang w:val="de-DE"/>
        </w:rPr>
        <w:pPrChange w:id="1552" w:author="Alexander Rien" w:date="2026-05-05T07:58:00Z">
          <w:pPr/>
        </w:pPrChange>
      </w:pPr>
      <w:ins w:id="1553" w:author="Alexander Rien" w:date="2026-05-05T07:58:00Z" w16du:dateUtc="2026-05-05T07:58:08Z">
        <w:r w:rsidRPr="3D6ED7A2">
          <w:rPr>
            <w:rFonts w:eastAsia="Arial"/>
            <w:sz w:val="24"/>
            <w:szCs w:val="24"/>
            <w:lang w:val="de-DE"/>
          </w:rPr>
          <w:t>Registereintrag Eingetragen im Handelsregister. Registergericht: Amtsgericht München Registernummer: HRB 312075</w:t>
        </w:r>
      </w:ins>
    </w:p>
    <w:p w14:paraId="236C0F0C" w14:textId="18E32886" w:rsidR="4571A6D9" w:rsidRDefault="624B6CDC">
      <w:pPr>
        <w:spacing w:before="240" w:after="240"/>
        <w:rPr>
          <w:ins w:id="1554" w:author="Alexander Rien" w:date="2026-05-05T07:58:00Z" w16du:dateUtc="2026-05-05T07:58:08Z"/>
          <w:rFonts w:eastAsia="Arial"/>
          <w:sz w:val="24"/>
          <w:szCs w:val="24"/>
          <w:lang w:val="de-DE"/>
        </w:rPr>
        <w:pPrChange w:id="1555" w:author="Alexander Rien" w:date="2026-05-05T07:58:00Z">
          <w:pPr/>
        </w:pPrChange>
      </w:pPr>
      <w:ins w:id="1556" w:author="Alexander Rien" w:date="2026-05-05T07:58:00Z" w16du:dateUtc="2026-05-05T07:58:08Z">
        <w:r w:rsidRPr="3D6ED7A2">
          <w:rPr>
            <w:rFonts w:eastAsia="Arial"/>
            <w:sz w:val="24"/>
            <w:szCs w:val="24"/>
            <w:lang w:val="de-DE"/>
          </w:rPr>
          <w:t>Umsatzsteuer-Identifikationsnummer Umsatzsteuer-Identifikationsnummer gemäß § 27 a Umsatzsteuergesetz: DE –</w:t>
        </w:r>
      </w:ins>
    </w:p>
    <w:p w14:paraId="71FF25D7" w14:textId="2D66A6D5" w:rsidR="4571A6D9" w:rsidRDefault="624B6CDC">
      <w:pPr>
        <w:spacing w:before="240" w:after="240"/>
        <w:rPr>
          <w:ins w:id="1557" w:author="Alexander Rien" w:date="2026-05-05T07:58:00Z" w16du:dateUtc="2026-05-05T07:58:08Z"/>
          <w:rFonts w:eastAsia="Arial"/>
          <w:sz w:val="24"/>
          <w:szCs w:val="24"/>
          <w:lang w:val="de-DE"/>
        </w:rPr>
        <w:pPrChange w:id="1558" w:author="Alexander Rien" w:date="2026-05-05T07:58:00Z">
          <w:pPr/>
        </w:pPrChange>
      </w:pPr>
      <w:ins w:id="1559" w:author="Alexander Rien" w:date="2026-05-05T07:58:00Z" w16du:dateUtc="2026-05-05T07:58:08Z">
        <w:r w:rsidRPr="3D6ED7A2">
          <w:rPr>
            <w:rFonts w:eastAsia="Arial"/>
            <w:sz w:val="24"/>
            <w:szCs w:val="24"/>
            <w:lang w:val="de-DE"/>
          </w:rPr>
          <w:t>Verantwortlich für den Inhalt nach § 18 Abs. 2 MStV Maximilian Göppert NextGen Equity Partners GmbH München, Deutschland</w:t>
        </w:r>
      </w:ins>
    </w:p>
    <w:p w14:paraId="6C74ED2C" w14:textId="05CEABF3" w:rsidR="4571A6D9" w:rsidRDefault="624B6CDC">
      <w:pPr>
        <w:spacing w:before="240" w:after="240"/>
        <w:rPr>
          <w:ins w:id="1560" w:author="Alexander Rien" w:date="2026-05-05T07:58:00Z" w16du:dateUtc="2026-05-05T07:58:08Z"/>
          <w:rFonts w:eastAsia="Arial"/>
          <w:sz w:val="24"/>
          <w:szCs w:val="24"/>
          <w:lang w:val="de-DE"/>
        </w:rPr>
        <w:pPrChange w:id="1561" w:author="Alexander Rien" w:date="2026-05-05T07:58:00Z">
          <w:pPr/>
        </w:pPrChange>
      </w:pPr>
      <w:ins w:id="1562" w:author="Alexander Rien" w:date="2026-05-05T07:58:00Z" w16du:dateUtc="2026-05-05T07:58:08Z">
        <w:r w:rsidRPr="3D6ED7A2">
          <w:rPr>
            <w:rFonts w:eastAsia="Arial"/>
            <w:sz w:val="24"/>
            <w:szCs w:val="24"/>
            <w:lang w:val="de-DE"/>
          </w:rPr>
          <w:t xml:space="preserve">EU-Streitschlichtung Die Europäische Kommission stellt eine Plattform zur Online-Streitbeilegung (OS) bereit: </w:t>
        </w:r>
      </w:ins>
      <w:r w:rsidR="4571A6D9" w:rsidRPr="00C71AB4">
        <w:rPr>
          <w:lang w:val="de-DE"/>
          <w:rPrChange w:id="1563" w:author="Maximilian Goeppert" w:date="2026-05-05T03:16:00Z" w16du:dateUtc="2026-05-05T10:16:00Z">
            <w:rPr/>
          </w:rPrChange>
        </w:rPr>
        <w:fldChar w:fldCharType="begin"/>
      </w:r>
      <w:r w:rsidR="4571A6D9" w:rsidRPr="00F204D8">
        <w:rPr>
          <w:lang w:val="de-DE"/>
          <w:rPrChange w:id="1564" w:author="Maximilian Goeppert" w:date="2026-05-05T09:58:00Z" w16du:dateUtc="2026-05-05T07:58:00Z">
            <w:rPr/>
          </w:rPrChange>
        </w:rPr>
        <w:instrText xml:space="preserve">HYPERLINK "https://ec.europa.eu/consumers/odr" </w:instrText>
      </w:r>
      <w:r w:rsidR="4571A6D9" w:rsidRPr="00C71AB4">
        <w:rPr>
          <w:lang w:val="de-DE"/>
          <w:rPrChange w:id="1565" w:author="Maximilian Goeppert" w:date="2026-05-05T03:16:00Z" w16du:dateUtc="2026-05-05T10:16:00Z">
            <w:rPr/>
          </w:rPrChange>
        </w:rPr>
      </w:r>
      <w:r w:rsidR="4571A6D9" w:rsidRPr="00C71AB4">
        <w:rPr>
          <w:lang w:val="de-DE"/>
          <w:rPrChange w:id="1566" w:author="Maximilian Goeppert" w:date="2026-05-05T03:16:00Z" w16du:dateUtc="2026-05-05T10:16:00Z">
            <w:rPr/>
          </w:rPrChange>
        </w:rPr>
        <w:fldChar w:fldCharType="separate"/>
      </w:r>
      <w:ins w:id="1567" w:author="Alexander Rien" w:date="2026-05-05T07:58:00Z" w16du:dateUtc="2026-05-05T07:58:08Z">
        <w:r w:rsidRPr="3D6ED7A2">
          <w:rPr>
            <w:rStyle w:val="Hyperlink"/>
            <w:rFonts w:eastAsia="Arial"/>
            <w:sz w:val="24"/>
            <w:szCs w:val="24"/>
            <w:lang w:val="de-DE"/>
          </w:rPr>
          <w:t>https://ec.europa.eu/consumers/odr</w:t>
        </w:r>
      </w:ins>
      <w:r w:rsidR="4571A6D9" w:rsidRPr="00C71AB4">
        <w:rPr>
          <w:lang w:val="de-DE"/>
          <w:rPrChange w:id="1568" w:author="Maximilian Goeppert" w:date="2026-05-05T03:16:00Z" w16du:dateUtc="2026-05-05T10:16:00Z">
            <w:rPr/>
          </w:rPrChange>
        </w:rPr>
        <w:fldChar w:fldCharType="end"/>
      </w:r>
      <w:ins w:id="1569" w:author="Alexander Rien" w:date="2026-05-05T07:58:00Z" w16du:dateUtc="2026-05-05T07:58:08Z">
        <w:r w:rsidRPr="3D6ED7A2">
          <w:rPr>
            <w:rFonts w:eastAsia="Arial"/>
            <w:sz w:val="24"/>
            <w:szCs w:val="24"/>
            <w:lang w:val="de-DE"/>
          </w:rPr>
          <w:t>. Unsere E-Mail-Adresse finden Sie oben im Impressum.</w:t>
        </w:r>
      </w:ins>
    </w:p>
    <w:p w14:paraId="751F7085" w14:textId="22CF25C1" w:rsidR="4571A6D9" w:rsidRDefault="624B6CDC">
      <w:pPr>
        <w:spacing w:before="240" w:after="240"/>
        <w:rPr>
          <w:ins w:id="1570" w:author="Alexander Rien" w:date="2026-05-05T07:58:00Z" w16du:dateUtc="2026-05-05T07:58:08Z"/>
          <w:rFonts w:eastAsia="Arial"/>
          <w:sz w:val="24"/>
          <w:szCs w:val="24"/>
          <w:lang w:val="de-DE"/>
        </w:rPr>
        <w:pPrChange w:id="1571" w:author="Alexander Rien" w:date="2026-05-05T07:58:00Z">
          <w:pPr/>
        </w:pPrChange>
      </w:pPr>
      <w:ins w:id="1572" w:author="Alexander Rien" w:date="2026-05-05T07:58:00Z" w16du:dateUtc="2026-05-05T07:58:08Z">
        <w:r w:rsidRPr="3D6ED7A2">
          <w:rPr>
            <w:rFonts w:eastAsia="Arial"/>
            <w:sz w:val="24"/>
            <w:szCs w:val="24"/>
            <w:lang w:val="de-DE"/>
          </w:rPr>
          <w:t>Verbraucherstreitbeilegung Wir sind nicht bereit oder verpflichtet, an Streitbeilegungsverfahren vor einer Verbraucherschlichtungsstelle teilzunehmen.</w:t>
        </w:r>
      </w:ins>
    </w:p>
    <w:p w14:paraId="0B6DB4A6" w14:textId="3CE2B48E" w:rsidR="4571A6D9" w:rsidRDefault="624B6CDC">
      <w:pPr>
        <w:spacing w:before="240" w:after="240"/>
        <w:rPr>
          <w:ins w:id="1573" w:author="Alexander Rien" w:date="2026-05-05T07:58:00Z" w16du:dateUtc="2026-05-05T07:58:08Z"/>
          <w:rFonts w:eastAsia="Arial"/>
          <w:sz w:val="24"/>
          <w:szCs w:val="24"/>
          <w:lang w:val="de-DE"/>
        </w:rPr>
        <w:pPrChange w:id="1574" w:author="Alexander Rien" w:date="2026-05-05T07:58:00Z">
          <w:pPr/>
        </w:pPrChange>
      </w:pPr>
      <w:ins w:id="1575" w:author="Alexander Rien" w:date="2026-05-05T07:58:00Z" w16du:dateUtc="2026-05-05T07:58:08Z">
        <w:r w:rsidRPr="3D6ED7A2">
          <w:rPr>
            <w:rFonts w:eastAsia="Arial"/>
            <w:sz w:val="24"/>
            <w:szCs w:val="24"/>
            <w:lang w:val="de-DE"/>
          </w:rPr>
          <w:t>Haftung für Inhalte Als Diensteanbieter sind wir gemäß § 7 Abs. 1 TMG für eigene Inhalte auf diesen Seiten nach den allgemeinen Gesetzen verantwortlich. Nach §§ 8 bis 10 TMG sind wir als Diensteanbieter jedoch nicht verpflichtet, übermittelte oder gespeicherte fremde Informationen zu überwachen oder nach Umständen zu forschen, die auf eine rechtswidrige Tätigkeit hinweisen. Verpflichtungen zur Entfernung oder Sperrung der Nutzung von Informationen nach den allgemeinen Gesetzen bleiben hiervon unberührt. Eine diesbezügliche Haftung ist jedoch erst ab dem Zeitpunkt der Kenntnis einer konkreten Rechtsverletzung möglich. Bei Bekanntwerden von entsprechenden Rechtsverletzungen werden wir diese Inhalte umgehend entfernen.</w:t>
        </w:r>
      </w:ins>
    </w:p>
    <w:p w14:paraId="7D2BF326" w14:textId="644378CB" w:rsidR="4571A6D9" w:rsidRDefault="624B6CDC">
      <w:pPr>
        <w:spacing w:before="240" w:after="240"/>
        <w:rPr>
          <w:ins w:id="1576" w:author="Alexander Rien" w:date="2026-05-05T07:58:00Z" w16du:dateUtc="2026-05-05T07:58:08Z"/>
          <w:rFonts w:eastAsia="Arial"/>
          <w:sz w:val="24"/>
          <w:szCs w:val="24"/>
          <w:lang w:val="de-DE"/>
        </w:rPr>
        <w:pPrChange w:id="1577" w:author="Alexander Rien" w:date="2026-05-05T07:58:00Z">
          <w:pPr/>
        </w:pPrChange>
      </w:pPr>
      <w:ins w:id="1578" w:author="Alexander Rien" w:date="2026-05-05T07:58:00Z" w16du:dateUtc="2026-05-05T07:58:08Z">
        <w:r w:rsidRPr="3D6ED7A2">
          <w:rPr>
            <w:rFonts w:eastAsia="Arial"/>
            <w:sz w:val="24"/>
            <w:szCs w:val="24"/>
            <w:lang w:val="de-DE"/>
          </w:rPr>
          <w:t>Haftung für Links Unser Angebot enthält Links zu externen Websites Dritter, auf deren Inhalte wir keinen Einfluss haben. Deshalb können wir für diese fremden Inhalte auch keine Gewähr übernehmen. Für die Inhalte der verlinkten Seiten ist stets der jeweilige Anbieter oder Betreiber der Seiten verantwortlich. Die verlinkten Seiten wurden zum Zeitpunkt der Verlinkung auf mögliche Rechtsverstöße überprüft. Rechtswidrige Inhalte waren zum Zeitpunkt der Verlinkung nicht erkennbar. Eine permanente inhaltliche Kontrolle der verlinkten Seiten ist jedoch ohne konkrete Anhaltspunkte einer Rechtsverletzung nicht zumutbar. Bei Bekanntwerden von Rechtsverletzungen werden wir derartige Links umgehend entfernen.</w:t>
        </w:r>
      </w:ins>
    </w:p>
    <w:p w14:paraId="5287CD38" w14:textId="61696C76" w:rsidR="4571A6D9" w:rsidRDefault="624B6CDC">
      <w:pPr>
        <w:spacing w:before="240" w:after="240"/>
        <w:rPr>
          <w:ins w:id="1579" w:author="Alexander Rien" w:date="2026-05-05T07:58:00Z" w16du:dateUtc="2026-05-05T07:58:08Z"/>
          <w:rFonts w:eastAsia="Arial"/>
          <w:sz w:val="24"/>
          <w:szCs w:val="24"/>
          <w:lang w:val="de-DE"/>
        </w:rPr>
        <w:pPrChange w:id="1580" w:author="Alexander Rien" w:date="2026-05-05T07:58:00Z">
          <w:pPr/>
        </w:pPrChange>
      </w:pPr>
      <w:ins w:id="1581" w:author="Alexander Rien" w:date="2026-05-05T07:58:00Z" w16du:dateUtc="2026-05-05T07:58:08Z">
        <w:r w:rsidRPr="3D6ED7A2">
          <w:rPr>
            <w:rFonts w:eastAsia="Arial"/>
            <w:sz w:val="24"/>
            <w:szCs w:val="24"/>
            <w:lang w:val="de-DE"/>
          </w:rPr>
          <w:t>Urheberrecht Die durch die Seitenbetreiber erstellten Inhalte und Werke auf diesen Seiten unterliegen dem deutschen Urheberrecht. Die Vervielfältigung, Bearbeitung, Verbreitung und jede Art der Verwertung außerhalb der Grenzen des Urheberrechtes bedürfen der schriftlichen Zustimmung des jeweiligen Autors bzw. Erstellers. Downloads und Kopien dieser Seite sind nur für den privaten, nicht kommerziellen Gebrauch gestattet. Soweit die Inhalte auf dieser Seite nicht vom Betreiber erstellt wurden, werden die Urheberrechte Dritter beachtet.</w:t>
        </w:r>
      </w:ins>
    </w:p>
    <w:p w14:paraId="2FCEA145" w14:textId="00A9E9A1" w:rsidR="4571A6D9" w:rsidRDefault="624B6CDC">
      <w:pPr>
        <w:spacing w:before="240" w:after="240"/>
        <w:rPr>
          <w:ins w:id="1582" w:author="Alexander Rien" w:date="2026-05-05T07:58:00Z" w16du:dateUtc="2026-05-05T07:58:08Z"/>
          <w:rFonts w:eastAsia="Arial"/>
          <w:sz w:val="24"/>
          <w:szCs w:val="24"/>
          <w:lang w:val="de-DE"/>
        </w:rPr>
        <w:pPrChange w:id="1583" w:author="Alexander Rien" w:date="2026-05-05T07:58:00Z">
          <w:pPr/>
        </w:pPrChange>
      </w:pPr>
      <w:ins w:id="1584" w:author="Alexander Rien" w:date="2026-05-05T07:58:00Z" w16du:dateUtc="2026-05-05T07:58:08Z">
        <w:r w:rsidRPr="3D6ED7A2">
          <w:rPr>
            <w:rFonts w:eastAsia="Arial"/>
            <w:sz w:val="24"/>
            <w:szCs w:val="24"/>
            <w:lang w:val="de-DE"/>
          </w:rPr>
          <w:t>Bildnachweise Hintergrund- und Bildmaterial: Unsplash sowie Pexels (jeweilige Lizenzen der Plattformen).</w:t>
        </w:r>
      </w:ins>
    </w:p>
    <w:p w14:paraId="39B40264" w14:textId="79978DF1" w:rsidR="4571A6D9" w:rsidRDefault="4571A6D9" w:rsidP="4571A6D9">
      <w:pPr>
        <w:spacing w:before="240" w:after="80"/>
        <w:rPr>
          <w:ins w:id="1585" w:author="Alexander Rien" w:date="2026-05-05T07:58:00Z" w16du:dateUtc="2026-05-05T07:58:16Z"/>
          <w:b/>
          <w:bCs/>
          <w:sz w:val="24"/>
          <w:szCs w:val="24"/>
          <w:lang w:val="de-DE"/>
        </w:rPr>
      </w:pPr>
    </w:p>
    <w:p w14:paraId="228ED322" w14:textId="2BFA3204" w:rsidR="6CF36C7B" w:rsidRPr="00F204D8" w:rsidRDefault="6CF36C7B">
      <w:pPr>
        <w:rPr>
          <w:lang w:val="de-DE"/>
          <w:rPrChange w:id="1586" w:author="Maximilian Goeppert" w:date="2026-05-05T09:58:00Z" w16du:dateUtc="2026-05-05T07:58:00Z">
            <w:rPr/>
          </w:rPrChange>
        </w:rPr>
      </w:pPr>
      <w:r w:rsidRPr="00F204D8">
        <w:rPr>
          <w:lang w:val="de-DE"/>
          <w:rPrChange w:id="1587" w:author="Maximilian Goeppert" w:date="2026-05-05T09:58:00Z" w16du:dateUtc="2026-05-05T07:58:00Z">
            <w:rPr/>
          </w:rPrChange>
        </w:rPr>
        <w:br w:type="page"/>
      </w:r>
    </w:p>
    <w:p w14:paraId="13ECA933" w14:textId="23E8FC1E" w:rsidR="6CF36C7B" w:rsidRPr="00F31E66" w:rsidRDefault="4F7CC2E6">
      <w:pPr>
        <w:pStyle w:val="Heading1"/>
        <w:spacing w:before="240" w:after="80"/>
        <w:rPr>
          <w:ins w:id="1588" w:author="Alexander Rien" w:date="2026-05-05T07:59:00Z" w16du:dateUtc="2026-05-05T07:59:35Z"/>
          <w:lang w:val="de-DE"/>
          <w:rPrChange w:id="1589" w:author="Maximilian Goeppert" w:date="2026-05-05T09:59:00Z" w16du:dateUtc="2026-05-05T07:59:00Z">
            <w:rPr>
              <w:ins w:id="1590" w:author="Alexander Rien" w:date="2026-05-05T07:59:00Z" w16du:dateUtc="2026-05-05T07:59:35Z"/>
            </w:rPr>
          </w:rPrChange>
        </w:rPr>
        <w:pPrChange w:id="1591" w:author="Alexander Rien" w:date="2026-05-05T01:00:00Z" w16du:dateUtc="2026-05-05T08:00:00Z">
          <w:pPr>
            <w:spacing w:before="240" w:after="80"/>
          </w:pPr>
        </w:pPrChange>
      </w:pPr>
      <w:ins w:id="1592" w:author="Alexander Rien" w:date="2026-05-05T07:59:00Z" w16du:dateUtc="2026-05-05T07:59:35Z">
        <w:r w:rsidRPr="00B94F2C">
          <w:rPr>
            <w:b/>
            <w:bCs/>
            <w:sz w:val="24"/>
            <w:szCs w:val="24"/>
            <w:lang w:val="de-DE"/>
          </w:rPr>
          <w:t>Datenschutz</w:t>
        </w:r>
      </w:ins>
    </w:p>
    <w:p w14:paraId="42CA14E4" w14:textId="69BEF3E1" w:rsidR="4F7CC2E6" w:rsidRDefault="4F7CC2E6" w:rsidP="00AE12F8">
      <w:pPr>
        <w:spacing w:before="240" w:after="80"/>
        <w:rPr>
          <w:ins w:id="1593" w:author="Alexander Rien" w:date="2026-05-05T07:59:00Z" w16du:dateUtc="2026-05-05T07:59:36Z"/>
          <w:b/>
          <w:bCs/>
          <w:sz w:val="24"/>
          <w:szCs w:val="24"/>
          <w:lang w:val="de-DE"/>
        </w:rPr>
      </w:pPr>
      <w:ins w:id="1594" w:author="Alexander Rien" w:date="2026-05-05T07:59:00Z" w16du:dateUtc="2026-05-05T07:59:36Z">
        <w:r w:rsidRPr="00AE12F8">
          <w:rPr>
            <w:b/>
            <w:bCs/>
            <w:sz w:val="24"/>
            <w:szCs w:val="24"/>
            <w:lang w:val="de-DE"/>
          </w:rPr>
          <w:t>Rechtliches</w:t>
        </w:r>
      </w:ins>
    </w:p>
    <w:p w14:paraId="4EF7DB08" w14:textId="4138D1F4" w:rsidR="4F7CC2E6" w:rsidRDefault="4F7CC2E6" w:rsidP="00AE12F8">
      <w:pPr>
        <w:rPr>
          <w:ins w:id="1595" w:author="Alexander Rien" w:date="2026-05-05T07:59:00Z" w16du:dateUtc="2026-05-05T07:59:36Z"/>
          <w:b/>
          <w:bCs/>
          <w:sz w:val="24"/>
          <w:szCs w:val="24"/>
          <w:lang w:val="de-DE"/>
        </w:rPr>
      </w:pPr>
      <w:ins w:id="1596" w:author="Alexander Rien" w:date="2026-05-05T07:59:00Z" w16du:dateUtc="2026-05-05T07:59:36Z">
        <w:r w:rsidRPr="00AE12F8">
          <w:rPr>
            <w:b/>
            <w:bCs/>
            <w:sz w:val="24"/>
            <w:szCs w:val="24"/>
            <w:lang w:val="de-DE"/>
          </w:rPr>
          <w:t>Datenschutzerklärung</w:t>
        </w:r>
      </w:ins>
    </w:p>
    <w:p w14:paraId="7F52A5D1" w14:textId="4FC83F15" w:rsidR="4F7CC2E6" w:rsidRDefault="4F7CC2E6" w:rsidP="00AE12F8">
      <w:pPr>
        <w:rPr>
          <w:ins w:id="1597" w:author="Alexander Rien" w:date="2026-05-05T07:59:00Z" w16du:dateUtc="2026-05-05T07:59:36Z"/>
          <w:b/>
          <w:bCs/>
          <w:sz w:val="24"/>
          <w:szCs w:val="24"/>
          <w:lang w:val="de-DE"/>
        </w:rPr>
      </w:pPr>
      <w:ins w:id="1598" w:author="Alexander Rien" w:date="2026-05-05T07:59:00Z" w16du:dateUtc="2026-05-05T07:59:36Z">
        <w:r w:rsidRPr="00AE12F8">
          <w:rPr>
            <w:b/>
            <w:bCs/>
            <w:sz w:val="24"/>
            <w:szCs w:val="24"/>
            <w:lang w:val="de-DE"/>
          </w:rPr>
          <w:t>1. Datenschutz auf einen Blick</w:t>
        </w:r>
      </w:ins>
    </w:p>
    <w:p w14:paraId="5BC8C258" w14:textId="143234F2" w:rsidR="4F7CC2E6" w:rsidRDefault="4F7CC2E6" w:rsidP="00AE12F8">
      <w:pPr>
        <w:rPr>
          <w:ins w:id="1599" w:author="Alexander Rien" w:date="2026-05-05T07:59:00Z" w16du:dateUtc="2026-05-05T07:59:36Z"/>
          <w:b/>
          <w:bCs/>
          <w:sz w:val="24"/>
          <w:szCs w:val="24"/>
          <w:lang w:val="de-DE"/>
        </w:rPr>
      </w:pPr>
      <w:ins w:id="1600" w:author="Alexander Rien" w:date="2026-05-05T07:59:00Z" w16du:dateUtc="2026-05-05T07:59:36Z">
        <w:r w:rsidRPr="00AE12F8">
          <w:rPr>
            <w:b/>
            <w:bCs/>
            <w:sz w:val="24"/>
            <w:szCs w:val="24"/>
            <w:lang w:val="de-DE"/>
          </w:rPr>
          <w:t>Die folgenden Hinweise geben einen einfachen Überblick darüber, was mit Ihren personenbezogenen Daten passiert, wenn Sie diese Website besuchen. Personenbezogene Daten sind alle Daten, mit denen Sie persönlich identifiziert werden können. Ausführliche Informationen finden Sie in den nachfolgenden Abschnitten.</w:t>
        </w:r>
      </w:ins>
    </w:p>
    <w:p w14:paraId="56DABAED" w14:textId="6872239F" w:rsidR="4F7CC2E6" w:rsidRDefault="4F7CC2E6" w:rsidP="00AE12F8">
      <w:pPr>
        <w:rPr>
          <w:ins w:id="1601" w:author="Alexander Rien" w:date="2026-05-05T07:59:00Z" w16du:dateUtc="2026-05-05T07:59:38Z"/>
          <w:b/>
          <w:bCs/>
          <w:sz w:val="24"/>
          <w:szCs w:val="24"/>
          <w:lang w:val="de-DE"/>
        </w:rPr>
      </w:pPr>
      <w:ins w:id="1602" w:author="Alexander Rien" w:date="2026-05-05T07:59:00Z" w16du:dateUtc="2026-05-05T07:59:38Z">
        <w:r w:rsidRPr="00AE12F8">
          <w:rPr>
            <w:b/>
            <w:bCs/>
            <w:sz w:val="24"/>
            <w:szCs w:val="24"/>
            <w:lang w:val="de-DE"/>
          </w:rPr>
          <w:t xml:space="preserve"> </w:t>
        </w:r>
      </w:ins>
    </w:p>
    <w:p w14:paraId="6174E434" w14:textId="38122B8A" w:rsidR="4F7CC2E6" w:rsidRDefault="4F7CC2E6" w:rsidP="00AE12F8">
      <w:pPr>
        <w:rPr>
          <w:ins w:id="1603" w:author="Alexander Rien" w:date="2026-05-05T07:59:00Z" w16du:dateUtc="2026-05-05T07:59:36Z"/>
          <w:b/>
          <w:bCs/>
          <w:sz w:val="24"/>
          <w:szCs w:val="24"/>
          <w:lang w:val="de-DE"/>
        </w:rPr>
      </w:pPr>
      <w:ins w:id="1604" w:author="Alexander Rien" w:date="2026-05-05T07:59:00Z" w16du:dateUtc="2026-05-05T07:59:36Z">
        <w:r w:rsidRPr="00AE12F8">
          <w:rPr>
            <w:b/>
            <w:bCs/>
            <w:sz w:val="24"/>
            <w:szCs w:val="24"/>
            <w:lang w:val="de-DE"/>
          </w:rPr>
          <w:t>2. Verantwortliche Stelle</w:t>
        </w:r>
      </w:ins>
    </w:p>
    <w:p w14:paraId="1F81CEDA" w14:textId="1E1DB4CA" w:rsidR="4F7CC2E6" w:rsidRDefault="4F7CC2E6" w:rsidP="00AE12F8">
      <w:pPr>
        <w:rPr>
          <w:ins w:id="1605" w:author="Alexander Rien" w:date="2026-05-05T07:59:00Z" w16du:dateUtc="2026-05-05T07:59:38Z"/>
          <w:b/>
          <w:bCs/>
          <w:sz w:val="24"/>
          <w:szCs w:val="24"/>
          <w:lang w:val="de-DE"/>
        </w:rPr>
      </w:pPr>
      <w:ins w:id="1606" w:author="Alexander Rien" w:date="2026-05-05T07:59:00Z" w16du:dateUtc="2026-05-05T07:59:38Z">
        <w:r w:rsidRPr="00AE12F8">
          <w:rPr>
            <w:b/>
            <w:bCs/>
            <w:sz w:val="24"/>
            <w:szCs w:val="24"/>
            <w:lang w:val="de-DE"/>
          </w:rPr>
          <w:t>Verantwortlich für die Datenverarbeitung auf dieser Website im Sinne der DSGVO ist:</w:t>
        </w:r>
      </w:ins>
    </w:p>
    <w:p w14:paraId="35139364" w14:textId="69522E92" w:rsidR="4F7CC2E6" w:rsidRDefault="4F7CC2E6" w:rsidP="00AE12F8">
      <w:pPr>
        <w:rPr>
          <w:ins w:id="1607" w:author="Alexander Rien" w:date="2026-05-05T07:59:00Z" w16du:dateUtc="2026-05-05T07:59:38Z"/>
          <w:b/>
          <w:bCs/>
          <w:sz w:val="24"/>
          <w:szCs w:val="24"/>
          <w:lang w:val="de-DE"/>
        </w:rPr>
      </w:pPr>
      <w:ins w:id="1608" w:author="Alexander Rien" w:date="2026-05-05T07:59:00Z" w16du:dateUtc="2026-05-05T07:59:38Z">
        <w:r w:rsidRPr="00AE12F8">
          <w:rPr>
            <w:b/>
            <w:bCs/>
            <w:sz w:val="24"/>
            <w:szCs w:val="24"/>
            <w:lang w:val="de-DE"/>
          </w:rPr>
          <w:t xml:space="preserve"> </w:t>
        </w:r>
      </w:ins>
    </w:p>
    <w:p w14:paraId="42854EE5" w14:textId="278C469E" w:rsidR="4F7CC2E6" w:rsidRDefault="4F7CC2E6" w:rsidP="00AE12F8">
      <w:pPr>
        <w:rPr>
          <w:ins w:id="1609" w:author="Alexander Rien" w:date="2026-05-05T07:59:00Z" w16du:dateUtc="2026-05-05T07:59:38Z"/>
          <w:b/>
          <w:bCs/>
          <w:sz w:val="24"/>
          <w:szCs w:val="24"/>
          <w:lang w:val="de-DE"/>
        </w:rPr>
      </w:pPr>
      <w:ins w:id="1610" w:author="Alexander Rien" w:date="2026-05-05T07:59:00Z" w16du:dateUtc="2026-05-05T07:59:38Z">
        <w:r w:rsidRPr="00AE12F8">
          <w:rPr>
            <w:b/>
            <w:bCs/>
            <w:sz w:val="24"/>
            <w:szCs w:val="24"/>
            <w:lang w:val="de-DE"/>
          </w:rPr>
          <w:t>NextGen Equity Partners GmbH</w:t>
        </w:r>
      </w:ins>
    </w:p>
    <w:p w14:paraId="727A96AF" w14:textId="1616F568" w:rsidR="4F7CC2E6" w:rsidRDefault="4F7CC2E6" w:rsidP="00AE12F8">
      <w:pPr>
        <w:rPr>
          <w:ins w:id="1611" w:author="Alexander Rien" w:date="2026-05-05T07:59:00Z" w16du:dateUtc="2026-05-05T07:59:38Z"/>
          <w:b/>
          <w:bCs/>
          <w:sz w:val="24"/>
          <w:szCs w:val="24"/>
          <w:lang w:val="de-DE"/>
        </w:rPr>
      </w:pPr>
      <w:ins w:id="1612" w:author="Alexander Rien" w:date="2026-05-05T07:59:00Z" w16du:dateUtc="2026-05-05T07:59:38Z">
        <w:r w:rsidRPr="00AE12F8">
          <w:rPr>
            <w:b/>
            <w:bCs/>
            <w:sz w:val="24"/>
            <w:szCs w:val="24"/>
            <w:lang w:val="de-DE"/>
          </w:rPr>
          <w:t>München, Deutschland</w:t>
        </w:r>
      </w:ins>
    </w:p>
    <w:p w14:paraId="246790B5" w14:textId="1B3EEAD9" w:rsidR="4F7CC2E6" w:rsidRDefault="4F7CC2E6" w:rsidP="00AE12F8">
      <w:pPr>
        <w:rPr>
          <w:ins w:id="1613" w:author="Alexander Rien" w:date="2026-05-05T07:59:00Z" w16du:dateUtc="2026-05-05T07:59:38Z"/>
          <w:b/>
          <w:bCs/>
          <w:sz w:val="24"/>
          <w:szCs w:val="24"/>
          <w:lang w:val="de-DE"/>
        </w:rPr>
      </w:pPr>
      <w:ins w:id="1614" w:author="Alexander Rien" w:date="2026-05-05T07:59:00Z" w16du:dateUtc="2026-05-05T07:59:38Z">
        <w:r w:rsidRPr="00AE12F8">
          <w:rPr>
            <w:b/>
            <w:bCs/>
            <w:sz w:val="24"/>
            <w:szCs w:val="24"/>
            <w:lang w:val="de-DE"/>
          </w:rPr>
          <w:t xml:space="preserve">E-Mail: </w:t>
        </w:r>
      </w:ins>
      <w:ins w:id="1615" w:author="Alexander Rien" w:date="2026-05-05T07:59:00Z" w16du:dateUtc="2026-05-05T07:59:38Z">
        <w:r w:rsidRPr="00C71AB4">
          <w:rPr>
            <w:lang w:val="de-DE"/>
            <w:rPrChange w:id="1616" w:author="Maximilian Goeppert" w:date="2026-05-05T03:16:00Z" w16du:dateUtc="2026-05-05T10:16:00Z">
              <w:rPr/>
            </w:rPrChange>
          </w:rPr>
          <w:fldChar w:fldCharType="begin"/>
        </w:r>
      </w:ins>
      <w:r w:rsidRPr="31AB5F2B">
        <w:rPr>
          <w:lang w:val="de-DE"/>
        </w:rPr>
        <w:instrText xml:space="preserve">HYPERLINK "mailto:contact@nextgen-equity.com" </w:instrText>
      </w:r>
      <w:ins w:id="1617" w:author="Alexander Rien" w:date="2026-05-05T07:59:00Z" w16du:dateUtc="2026-05-05T07:59:38Z">
        <w:r w:rsidRPr="00C71AB4">
          <w:rPr>
            <w:lang w:val="de-DE"/>
            <w:rPrChange w:id="1618" w:author="Maximilian Goeppert" w:date="2026-05-05T03:16:00Z" w16du:dateUtc="2026-05-05T10:16:00Z">
              <w:rPr/>
            </w:rPrChange>
          </w:rPr>
        </w:r>
      </w:ins>
      <w:ins w:id="1619" w:author="Alexander Rien" w:date="2026-05-05T07:59:00Z" w16du:dateUtc="2026-05-05T07:59:38Z">
        <w:r w:rsidRPr="00C71AB4">
          <w:rPr>
            <w:lang w:val="de-DE"/>
            <w:rPrChange w:id="1620" w:author="Maximilian Goeppert" w:date="2026-05-05T03:16:00Z" w16du:dateUtc="2026-05-05T10:16:00Z">
              <w:rPr/>
            </w:rPrChange>
          </w:rPr>
          <w:fldChar w:fldCharType="separate"/>
        </w:r>
      </w:ins>
      <w:ins w:id="1621" w:author="Alexander Rien" w:date="2026-05-05T07:59:00Z" w16du:dateUtc="2026-05-05T07:59:36Z">
        <w:r w:rsidRPr="00EA1227">
          <w:rPr>
            <w:b/>
            <w:bCs/>
            <w:sz w:val="24"/>
            <w:szCs w:val="24"/>
            <w:lang w:val="de-DE"/>
          </w:rPr>
          <w:t>contact@nextgen-equity.com</w:t>
        </w:r>
      </w:ins>
      <w:ins w:id="1622" w:author="Alexander Rien" w:date="2026-05-05T07:59:00Z" w16du:dateUtc="2026-05-05T07:59:38Z">
        <w:r w:rsidRPr="00C71AB4">
          <w:rPr>
            <w:lang w:val="de-DE"/>
            <w:rPrChange w:id="1623" w:author="Maximilian Goeppert" w:date="2026-05-05T03:16:00Z" w16du:dateUtc="2026-05-05T10:16:00Z">
              <w:rPr/>
            </w:rPrChange>
          </w:rPr>
          <w:fldChar w:fldCharType="end"/>
        </w:r>
      </w:ins>
    </w:p>
    <w:p w14:paraId="1AFBB9F0" w14:textId="65B68068" w:rsidR="4F7CC2E6" w:rsidRDefault="4F7CC2E6" w:rsidP="00EA1227">
      <w:pPr>
        <w:rPr>
          <w:ins w:id="1624" w:author="Alexander Rien" w:date="2026-05-05T07:59:00Z" w16du:dateUtc="2026-05-05T07:59:38Z"/>
          <w:b/>
          <w:bCs/>
          <w:sz w:val="24"/>
          <w:szCs w:val="24"/>
          <w:lang w:val="de-DE"/>
        </w:rPr>
      </w:pPr>
      <w:ins w:id="1625" w:author="Alexander Rien" w:date="2026-05-05T07:59:00Z" w16du:dateUtc="2026-05-05T07:59:38Z">
        <w:r w:rsidRPr="00EA1227">
          <w:rPr>
            <w:b/>
            <w:bCs/>
            <w:sz w:val="24"/>
            <w:szCs w:val="24"/>
            <w:lang w:val="de-DE"/>
          </w:rPr>
          <w:t xml:space="preserve"> </w:t>
        </w:r>
      </w:ins>
    </w:p>
    <w:p w14:paraId="4C13CBD4" w14:textId="280F65F3" w:rsidR="4F7CC2E6" w:rsidRDefault="4F7CC2E6" w:rsidP="00EA1227">
      <w:pPr>
        <w:rPr>
          <w:ins w:id="1626" w:author="Alexander Rien" w:date="2026-05-05T07:59:00Z" w16du:dateUtc="2026-05-05T07:59:36Z"/>
          <w:b/>
          <w:bCs/>
          <w:sz w:val="24"/>
          <w:szCs w:val="24"/>
          <w:lang w:val="de-DE"/>
        </w:rPr>
      </w:pPr>
      <w:ins w:id="1627" w:author="Alexander Rien" w:date="2026-05-05T07:59:00Z" w16du:dateUtc="2026-05-05T07:59:36Z">
        <w:r w:rsidRPr="00EA1227">
          <w:rPr>
            <w:b/>
            <w:bCs/>
            <w:sz w:val="24"/>
            <w:szCs w:val="24"/>
            <w:lang w:val="de-DE"/>
          </w:rPr>
          <w:t>Verantwortliche Stelle ist die natürliche oder juristische Person, die allein oder gemeinsam mit anderen über die Zwecke und Mittel der Verarbeitung von personenbezogenen Daten (z. B. Namen, E-Mail-Adressen o. Ä.) entscheidet.</w:t>
        </w:r>
      </w:ins>
    </w:p>
    <w:p w14:paraId="6F5E41F3" w14:textId="0DCEB6E6" w:rsidR="4F7CC2E6" w:rsidRDefault="4F7CC2E6" w:rsidP="00EA1227">
      <w:pPr>
        <w:rPr>
          <w:ins w:id="1628" w:author="Alexander Rien" w:date="2026-05-05T07:59:00Z" w16du:dateUtc="2026-05-05T07:59:38Z"/>
          <w:b/>
          <w:bCs/>
          <w:sz w:val="24"/>
          <w:szCs w:val="24"/>
          <w:lang w:val="de-DE"/>
        </w:rPr>
      </w:pPr>
      <w:ins w:id="1629" w:author="Alexander Rien" w:date="2026-05-05T07:59:00Z" w16du:dateUtc="2026-05-05T07:59:38Z">
        <w:r w:rsidRPr="00EA1227">
          <w:rPr>
            <w:b/>
            <w:bCs/>
            <w:sz w:val="24"/>
            <w:szCs w:val="24"/>
            <w:lang w:val="de-DE"/>
          </w:rPr>
          <w:t xml:space="preserve"> </w:t>
        </w:r>
      </w:ins>
    </w:p>
    <w:p w14:paraId="6C62219A" w14:textId="6F9A83BA" w:rsidR="4F7CC2E6" w:rsidRDefault="4F7CC2E6" w:rsidP="00EA1227">
      <w:pPr>
        <w:rPr>
          <w:ins w:id="1630" w:author="Alexander Rien" w:date="2026-05-05T07:59:00Z" w16du:dateUtc="2026-05-05T07:59:36Z"/>
          <w:b/>
          <w:bCs/>
          <w:sz w:val="24"/>
          <w:szCs w:val="24"/>
          <w:lang w:val="de-DE"/>
        </w:rPr>
      </w:pPr>
      <w:ins w:id="1631" w:author="Alexander Rien" w:date="2026-05-05T07:59:00Z" w16du:dateUtc="2026-05-05T07:59:36Z">
        <w:r w:rsidRPr="00EA1227">
          <w:rPr>
            <w:b/>
            <w:bCs/>
            <w:sz w:val="24"/>
            <w:szCs w:val="24"/>
            <w:lang w:val="de-DE"/>
          </w:rPr>
          <w:t>3. Erfassung von Daten beim Besuch der Website (Server-Log-Files)</w:t>
        </w:r>
      </w:ins>
    </w:p>
    <w:p w14:paraId="77ED581D" w14:textId="1C1568CF" w:rsidR="4F7CC2E6" w:rsidRDefault="4F7CC2E6" w:rsidP="00EA1227">
      <w:pPr>
        <w:rPr>
          <w:ins w:id="1632" w:author="Alexander Rien" w:date="2026-05-05T07:59:00Z" w16du:dateUtc="2026-05-05T07:59:38Z"/>
          <w:b/>
          <w:bCs/>
          <w:sz w:val="24"/>
          <w:szCs w:val="24"/>
          <w:lang w:val="de-DE"/>
        </w:rPr>
      </w:pPr>
      <w:ins w:id="1633" w:author="Alexander Rien" w:date="2026-05-05T07:59:00Z" w16du:dateUtc="2026-05-05T07:59:38Z">
        <w:r w:rsidRPr="00EA1227">
          <w:rPr>
            <w:b/>
            <w:bCs/>
            <w:sz w:val="24"/>
            <w:szCs w:val="24"/>
            <w:lang w:val="de-DE"/>
          </w:rPr>
          <w:t>Beim Aufruf dieser Website erhebt unser Hosting-Provider automatisch Informationen, die Ihr Browser an unseren Server übermittelt:</w:t>
        </w:r>
      </w:ins>
    </w:p>
    <w:p w14:paraId="05D9099F" w14:textId="0FBCE87B" w:rsidR="4F7CC2E6" w:rsidRDefault="4F7CC2E6" w:rsidP="00EA1227">
      <w:pPr>
        <w:rPr>
          <w:ins w:id="1634" w:author="Alexander Rien" w:date="2026-05-05T07:59:00Z" w16du:dateUtc="2026-05-05T07:59:38Z"/>
          <w:b/>
          <w:bCs/>
          <w:sz w:val="24"/>
          <w:szCs w:val="24"/>
          <w:lang w:val="de-DE"/>
        </w:rPr>
      </w:pPr>
      <w:ins w:id="1635" w:author="Alexander Rien" w:date="2026-05-05T07:59:00Z" w16du:dateUtc="2026-05-05T07:59:38Z">
        <w:r w:rsidRPr="00EA1227">
          <w:rPr>
            <w:b/>
            <w:bCs/>
            <w:sz w:val="24"/>
            <w:szCs w:val="24"/>
            <w:lang w:val="de-DE"/>
          </w:rPr>
          <w:t>· IP-Adresse des anfragenden Rechners</w:t>
        </w:r>
      </w:ins>
    </w:p>
    <w:p w14:paraId="08FBEEA7" w14:textId="1392637F" w:rsidR="4F7CC2E6" w:rsidRDefault="4F7CC2E6" w:rsidP="00EA1227">
      <w:pPr>
        <w:rPr>
          <w:ins w:id="1636" w:author="Alexander Rien" w:date="2026-05-05T07:59:00Z" w16du:dateUtc="2026-05-05T07:59:38Z"/>
          <w:b/>
          <w:bCs/>
          <w:sz w:val="24"/>
          <w:szCs w:val="24"/>
          <w:lang w:val="de-DE"/>
        </w:rPr>
      </w:pPr>
      <w:ins w:id="1637" w:author="Alexander Rien" w:date="2026-05-05T07:59:00Z" w16du:dateUtc="2026-05-05T07:59:38Z">
        <w:r w:rsidRPr="00EA1227">
          <w:rPr>
            <w:b/>
            <w:bCs/>
            <w:sz w:val="24"/>
            <w:szCs w:val="24"/>
            <w:lang w:val="de-DE"/>
          </w:rPr>
          <w:t>· Datum und Uhrzeit des Zugriffs</w:t>
        </w:r>
      </w:ins>
    </w:p>
    <w:p w14:paraId="5C8BA148" w14:textId="1AE1C60D" w:rsidR="4F7CC2E6" w:rsidRDefault="4F7CC2E6" w:rsidP="00EA1227">
      <w:pPr>
        <w:rPr>
          <w:ins w:id="1638" w:author="Alexander Rien" w:date="2026-05-05T07:59:00Z" w16du:dateUtc="2026-05-05T07:59:38Z"/>
          <w:b/>
          <w:bCs/>
          <w:sz w:val="24"/>
          <w:szCs w:val="24"/>
          <w:lang w:val="de-DE"/>
        </w:rPr>
      </w:pPr>
      <w:ins w:id="1639" w:author="Alexander Rien" w:date="2026-05-05T07:59:00Z" w16du:dateUtc="2026-05-05T07:59:38Z">
        <w:r w:rsidRPr="00EA1227">
          <w:rPr>
            <w:b/>
            <w:bCs/>
            <w:sz w:val="24"/>
            <w:szCs w:val="24"/>
            <w:lang w:val="de-DE"/>
          </w:rPr>
          <w:t>· Name und URL der abgerufenen Datei</w:t>
        </w:r>
      </w:ins>
    </w:p>
    <w:p w14:paraId="17107AC1" w14:textId="152F6EAB" w:rsidR="4F7CC2E6" w:rsidRDefault="4F7CC2E6" w:rsidP="00EA1227">
      <w:pPr>
        <w:rPr>
          <w:ins w:id="1640" w:author="Alexander Rien" w:date="2026-05-05T07:59:00Z" w16du:dateUtc="2026-05-05T07:59:38Z"/>
          <w:b/>
          <w:bCs/>
          <w:sz w:val="24"/>
          <w:szCs w:val="24"/>
          <w:lang w:val="de-DE"/>
        </w:rPr>
      </w:pPr>
      <w:ins w:id="1641" w:author="Alexander Rien" w:date="2026-05-05T07:59:00Z" w16du:dateUtc="2026-05-05T07:59:38Z">
        <w:r w:rsidRPr="00EA1227">
          <w:rPr>
            <w:b/>
            <w:bCs/>
            <w:sz w:val="24"/>
            <w:szCs w:val="24"/>
            <w:lang w:val="de-DE"/>
          </w:rPr>
          <w:t>· Übertragene Datenmenge</w:t>
        </w:r>
      </w:ins>
    </w:p>
    <w:p w14:paraId="51C3933F" w14:textId="6AF0B5CF" w:rsidR="4F7CC2E6" w:rsidRDefault="4F7CC2E6" w:rsidP="00EA1227">
      <w:pPr>
        <w:rPr>
          <w:ins w:id="1642" w:author="Alexander Rien" w:date="2026-05-05T07:59:00Z" w16du:dateUtc="2026-05-05T07:59:38Z"/>
          <w:b/>
          <w:bCs/>
          <w:sz w:val="24"/>
          <w:szCs w:val="24"/>
          <w:lang w:val="de-DE"/>
        </w:rPr>
      </w:pPr>
      <w:ins w:id="1643" w:author="Alexander Rien" w:date="2026-05-05T07:59:00Z" w16du:dateUtc="2026-05-05T07:59:38Z">
        <w:r w:rsidRPr="00EA1227">
          <w:rPr>
            <w:b/>
            <w:bCs/>
            <w:sz w:val="24"/>
            <w:szCs w:val="24"/>
            <w:lang w:val="de-DE"/>
          </w:rPr>
          <w:t>· Meldung über erfolgreichen Abruf</w:t>
        </w:r>
      </w:ins>
    </w:p>
    <w:p w14:paraId="318E77E3" w14:textId="15C802E3" w:rsidR="4F7CC2E6" w:rsidRDefault="4F7CC2E6" w:rsidP="00EA1227">
      <w:pPr>
        <w:rPr>
          <w:ins w:id="1644" w:author="Alexander Rien" w:date="2026-05-05T07:59:00Z" w16du:dateUtc="2026-05-05T07:59:38Z"/>
          <w:b/>
          <w:bCs/>
          <w:sz w:val="24"/>
          <w:szCs w:val="24"/>
          <w:lang w:val="de-DE"/>
        </w:rPr>
      </w:pPr>
      <w:ins w:id="1645" w:author="Alexander Rien" w:date="2026-05-05T07:59:00Z" w16du:dateUtc="2026-05-05T07:59:38Z">
        <w:r w:rsidRPr="00EA1227">
          <w:rPr>
            <w:b/>
            <w:bCs/>
            <w:sz w:val="24"/>
            <w:szCs w:val="24"/>
            <w:lang w:val="de-DE"/>
          </w:rPr>
          <w:t>· Browsertyp, Browserversion und Betriebssystem</w:t>
        </w:r>
      </w:ins>
    </w:p>
    <w:p w14:paraId="79534591" w14:textId="1D1CABDA" w:rsidR="4F7CC2E6" w:rsidRDefault="4F7CC2E6" w:rsidP="00EA1227">
      <w:pPr>
        <w:rPr>
          <w:ins w:id="1646" w:author="Alexander Rien" w:date="2026-05-05T07:59:00Z" w16du:dateUtc="2026-05-05T07:59:38Z"/>
          <w:b/>
          <w:bCs/>
          <w:sz w:val="24"/>
          <w:szCs w:val="24"/>
          <w:lang w:val="de-DE"/>
        </w:rPr>
      </w:pPr>
      <w:ins w:id="1647" w:author="Alexander Rien" w:date="2026-05-05T07:59:00Z" w16du:dateUtc="2026-05-05T07:59:38Z">
        <w:r w:rsidRPr="00EA1227">
          <w:rPr>
            <w:b/>
            <w:bCs/>
            <w:sz w:val="24"/>
            <w:szCs w:val="24"/>
            <w:lang w:val="de-DE"/>
          </w:rPr>
          <w:t>· Referrer-URL</w:t>
        </w:r>
      </w:ins>
    </w:p>
    <w:p w14:paraId="295E56BD" w14:textId="2C89F38E" w:rsidR="4F7CC2E6" w:rsidRDefault="4F7CC2E6" w:rsidP="00EA1227">
      <w:pPr>
        <w:rPr>
          <w:ins w:id="1648" w:author="Alexander Rien" w:date="2026-05-05T07:59:00Z" w16du:dateUtc="2026-05-05T07:59:38Z"/>
          <w:b/>
          <w:bCs/>
          <w:sz w:val="24"/>
          <w:szCs w:val="24"/>
          <w:lang w:val="de-DE"/>
        </w:rPr>
      </w:pPr>
      <w:ins w:id="1649" w:author="Alexander Rien" w:date="2026-05-05T07:59:00Z" w16du:dateUtc="2026-05-05T07:59:38Z">
        <w:r w:rsidRPr="00EA1227">
          <w:rPr>
            <w:b/>
            <w:bCs/>
            <w:sz w:val="24"/>
            <w:szCs w:val="24"/>
            <w:lang w:val="de-DE"/>
          </w:rPr>
          <w:t xml:space="preserve"> </w:t>
        </w:r>
      </w:ins>
    </w:p>
    <w:p w14:paraId="3543B233" w14:textId="1608A454" w:rsidR="4F7CC2E6" w:rsidRDefault="4F7CC2E6" w:rsidP="00EA1227">
      <w:pPr>
        <w:rPr>
          <w:ins w:id="1650" w:author="Alexander Rien" w:date="2026-05-05T07:59:00Z" w16du:dateUtc="2026-05-05T07:59:36Z"/>
          <w:b/>
          <w:bCs/>
          <w:sz w:val="24"/>
          <w:szCs w:val="24"/>
          <w:lang w:val="de-DE"/>
        </w:rPr>
      </w:pPr>
      <w:ins w:id="1651" w:author="Alexander Rien" w:date="2026-05-05T07:59:00Z" w16du:dateUtc="2026-05-05T07:59:36Z">
        <w:r w:rsidRPr="00EA1227">
          <w:rPr>
            <w:b/>
            <w:bCs/>
            <w:sz w:val="24"/>
            <w:szCs w:val="24"/>
            <w:lang w:val="de-DE"/>
          </w:rPr>
          <w:t>Die Verarbeitung erfolgt auf Grundlage von Art. 6 Abs. 1 lit. f DSGVO aus unserem berechtigten Interesse an einer technisch fehlerfreien Darstellung und Optimierung unserer Website. Die Daten werden nach spätestens 30 Tagen gelöscht, sofern keine sicherheitsrelevanten Vorfälle eine längere Speicherung erfordern.</w:t>
        </w:r>
      </w:ins>
    </w:p>
    <w:p w14:paraId="13984460" w14:textId="12FFD343" w:rsidR="4F7CC2E6" w:rsidRDefault="4F7CC2E6" w:rsidP="00EA1227">
      <w:pPr>
        <w:rPr>
          <w:ins w:id="1652" w:author="Alexander Rien" w:date="2026-05-05T07:59:00Z" w16du:dateUtc="2026-05-05T07:59:38Z"/>
          <w:b/>
          <w:bCs/>
          <w:sz w:val="24"/>
          <w:szCs w:val="24"/>
          <w:lang w:val="de-DE"/>
        </w:rPr>
      </w:pPr>
      <w:ins w:id="1653" w:author="Alexander Rien" w:date="2026-05-05T07:59:00Z" w16du:dateUtc="2026-05-05T07:59:38Z">
        <w:r w:rsidRPr="00EA1227">
          <w:rPr>
            <w:b/>
            <w:bCs/>
            <w:sz w:val="24"/>
            <w:szCs w:val="24"/>
            <w:lang w:val="de-DE"/>
          </w:rPr>
          <w:t xml:space="preserve"> </w:t>
        </w:r>
      </w:ins>
    </w:p>
    <w:p w14:paraId="12933BC5" w14:textId="6BD69282" w:rsidR="4F7CC2E6" w:rsidRDefault="4F7CC2E6" w:rsidP="00EA1227">
      <w:pPr>
        <w:rPr>
          <w:ins w:id="1654" w:author="Alexander Rien" w:date="2026-05-05T07:59:00Z" w16du:dateUtc="2026-05-05T07:59:36Z"/>
          <w:b/>
          <w:bCs/>
          <w:sz w:val="24"/>
          <w:szCs w:val="24"/>
          <w:lang w:val="de-DE"/>
        </w:rPr>
      </w:pPr>
      <w:ins w:id="1655" w:author="Alexander Rien" w:date="2026-05-05T07:59:00Z" w16du:dateUtc="2026-05-05T07:59:36Z">
        <w:r w:rsidRPr="00EA1227">
          <w:rPr>
            <w:b/>
            <w:bCs/>
            <w:sz w:val="24"/>
            <w:szCs w:val="24"/>
            <w:lang w:val="de-DE"/>
          </w:rPr>
          <w:t>4. Kontaktformular und Kontaktaufnahme per E-Mail</w:t>
        </w:r>
      </w:ins>
    </w:p>
    <w:p w14:paraId="3DB44028" w14:textId="07A56424" w:rsidR="4F7CC2E6" w:rsidRDefault="4F7CC2E6" w:rsidP="00EA1227">
      <w:pPr>
        <w:rPr>
          <w:ins w:id="1656" w:author="Alexander Rien" w:date="2026-05-05T07:59:00Z" w16du:dateUtc="2026-05-05T07:59:36Z"/>
          <w:b/>
          <w:bCs/>
          <w:sz w:val="24"/>
          <w:szCs w:val="24"/>
          <w:lang w:val="de-DE"/>
        </w:rPr>
      </w:pPr>
      <w:ins w:id="1657" w:author="Alexander Rien" w:date="2026-05-05T07:59:00Z" w16du:dateUtc="2026-05-05T07:59:36Z">
        <w:r w:rsidRPr="00EA1227">
          <w:rPr>
            <w:b/>
            <w:bCs/>
            <w:sz w:val="24"/>
            <w:szCs w:val="24"/>
            <w:lang w:val="de-DE"/>
          </w:rPr>
          <w:t>Wenn Sie uns über das Kontaktformular oder per E-Mail kontaktieren, werden Ihre Angaben (Name, Unternehmen, E-Mail-Adresse, Anliegen, Nachricht) zur Bearbeitung der Anfrage und für den Fall von Anschlussfragen bei uns gespeichert.</w:t>
        </w:r>
      </w:ins>
    </w:p>
    <w:p w14:paraId="33D972FD" w14:textId="29934E69" w:rsidR="4F7CC2E6" w:rsidRDefault="4F7CC2E6" w:rsidP="00EA1227">
      <w:pPr>
        <w:rPr>
          <w:ins w:id="1658" w:author="Alexander Rien" w:date="2026-05-05T07:59:00Z" w16du:dateUtc="2026-05-05T07:59:38Z"/>
          <w:b/>
          <w:bCs/>
          <w:sz w:val="24"/>
          <w:szCs w:val="24"/>
          <w:lang w:val="de-DE"/>
        </w:rPr>
      </w:pPr>
      <w:ins w:id="1659" w:author="Alexander Rien" w:date="2026-05-05T07:59:00Z" w16du:dateUtc="2026-05-05T07:59:38Z">
        <w:r w:rsidRPr="00EA1227">
          <w:rPr>
            <w:b/>
            <w:bCs/>
            <w:sz w:val="24"/>
            <w:szCs w:val="24"/>
            <w:lang w:val="de-DE"/>
          </w:rPr>
          <w:t xml:space="preserve"> </w:t>
        </w:r>
      </w:ins>
    </w:p>
    <w:p w14:paraId="74A261FE" w14:textId="337812D5" w:rsidR="4F7CC2E6" w:rsidRDefault="4F7CC2E6" w:rsidP="00EA1227">
      <w:pPr>
        <w:rPr>
          <w:ins w:id="1660" w:author="Alexander Rien" w:date="2026-05-05T07:59:00Z" w16du:dateUtc="2026-05-05T07:59:36Z"/>
          <w:b/>
          <w:bCs/>
          <w:sz w:val="24"/>
          <w:szCs w:val="24"/>
          <w:lang w:val="de-DE"/>
        </w:rPr>
      </w:pPr>
      <w:ins w:id="1661" w:author="Alexander Rien" w:date="2026-05-05T07:59:00Z" w16du:dateUtc="2026-05-05T07:59:36Z">
        <w:r w:rsidRPr="00EA1227">
          <w:rPr>
            <w:b/>
            <w:bCs/>
            <w:sz w:val="24"/>
            <w:szCs w:val="24"/>
            <w:lang w:val="de-DE"/>
          </w:rPr>
          <w:t>Rechtsgrundlage ist Art. 6 Abs. 1 lit. b DSGVO (Anbahnung/Durchführung vorvertraglicher Maßnahmen) bzw. Art. 6 Abs. 1 lit. f DSGVO (berechtigtes Interesse an effizienter Bearbeitung). Diese Daten geben wir nicht ohne Ihre Einwilligung weiter.</w:t>
        </w:r>
      </w:ins>
    </w:p>
    <w:p w14:paraId="432D9BE2" w14:textId="7802080E" w:rsidR="4F7CC2E6" w:rsidRDefault="4F7CC2E6" w:rsidP="00EA1227">
      <w:pPr>
        <w:rPr>
          <w:ins w:id="1662" w:author="Alexander Rien" w:date="2026-05-05T07:59:00Z" w16du:dateUtc="2026-05-05T07:59:38Z"/>
          <w:b/>
          <w:bCs/>
          <w:sz w:val="24"/>
          <w:szCs w:val="24"/>
          <w:lang w:val="de-DE"/>
        </w:rPr>
      </w:pPr>
      <w:ins w:id="1663" w:author="Alexander Rien" w:date="2026-05-05T07:59:00Z" w16du:dateUtc="2026-05-05T07:59:38Z">
        <w:r w:rsidRPr="00EA1227">
          <w:rPr>
            <w:b/>
            <w:bCs/>
            <w:sz w:val="24"/>
            <w:szCs w:val="24"/>
            <w:lang w:val="de-DE"/>
          </w:rPr>
          <w:t xml:space="preserve"> </w:t>
        </w:r>
      </w:ins>
    </w:p>
    <w:p w14:paraId="0C368965" w14:textId="42CA1496" w:rsidR="4F7CC2E6" w:rsidRDefault="4F7CC2E6" w:rsidP="00EA1227">
      <w:pPr>
        <w:rPr>
          <w:ins w:id="1664" w:author="Alexander Rien" w:date="2026-05-05T07:59:00Z" w16du:dateUtc="2026-05-05T07:59:36Z"/>
          <w:b/>
          <w:bCs/>
          <w:sz w:val="24"/>
          <w:szCs w:val="24"/>
          <w:lang w:val="de-DE"/>
        </w:rPr>
      </w:pPr>
      <w:ins w:id="1665" w:author="Alexander Rien" w:date="2026-05-05T07:59:00Z" w16du:dateUtc="2026-05-05T07:59:36Z">
        <w:r w:rsidRPr="00EA1227">
          <w:rPr>
            <w:b/>
            <w:bCs/>
            <w:sz w:val="24"/>
            <w:szCs w:val="24"/>
            <w:lang w:val="de-DE"/>
          </w:rPr>
          <w:t>Die Daten werden gelöscht, sobald sie für den Zweck ihrer Erhebung nicht mehr erforderlich sind und keine gesetzlichen Aufbewahrungspflichten entgegenstehen.</w:t>
        </w:r>
      </w:ins>
    </w:p>
    <w:p w14:paraId="75651356" w14:textId="6906C693" w:rsidR="4F7CC2E6" w:rsidRDefault="4F7CC2E6" w:rsidP="00EA1227">
      <w:pPr>
        <w:rPr>
          <w:ins w:id="1666" w:author="Alexander Rien" w:date="2026-05-05T07:59:00Z" w16du:dateUtc="2026-05-05T07:59:38Z"/>
          <w:b/>
          <w:bCs/>
          <w:sz w:val="24"/>
          <w:szCs w:val="24"/>
          <w:lang w:val="de-DE"/>
        </w:rPr>
      </w:pPr>
      <w:ins w:id="1667" w:author="Alexander Rien" w:date="2026-05-05T07:59:00Z" w16du:dateUtc="2026-05-05T07:59:38Z">
        <w:r w:rsidRPr="00EA1227">
          <w:rPr>
            <w:b/>
            <w:bCs/>
            <w:sz w:val="24"/>
            <w:szCs w:val="24"/>
            <w:lang w:val="de-DE"/>
          </w:rPr>
          <w:t xml:space="preserve"> </w:t>
        </w:r>
      </w:ins>
    </w:p>
    <w:p w14:paraId="6778787C" w14:textId="11B02A49" w:rsidR="4F7CC2E6" w:rsidRDefault="4F7CC2E6" w:rsidP="00EA1227">
      <w:pPr>
        <w:rPr>
          <w:ins w:id="1668" w:author="Alexander Rien" w:date="2026-05-05T07:59:00Z" w16du:dateUtc="2026-05-05T07:59:36Z"/>
          <w:b/>
          <w:bCs/>
          <w:sz w:val="24"/>
          <w:szCs w:val="24"/>
          <w:lang w:val="de-DE"/>
        </w:rPr>
      </w:pPr>
      <w:ins w:id="1669" w:author="Alexander Rien" w:date="2026-05-05T07:59:00Z" w16du:dateUtc="2026-05-05T07:59:36Z">
        <w:r w:rsidRPr="00EA1227">
          <w:rPr>
            <w:b/>
            <w:bCs/>
            <w:sz w:val="24"/>
            <w:szCs w:val="24"/>
            <w:lang w:val="de-DE"/>
          </w:rPr>
          <w:t>5. Cookies</w:t>
        </w:r>
      </w:ins>
    </w:p>
    <w:p w14:paraId="66D5B068" w14:textId="0DC4D8F4" w:rsidR="4F7CC2E6" w:rsidRDefault="4F7CC2E6" w:rsidP="00EA1227">
      <w:pPr>
        <w:rPr>
          <w:ins w:id="1670" w:author="Alexander Rien" w:date="2026-05-05T07:59:00Z" w16du:dateUtc="2026-05-05T07:59:36Z"/>
          <w:b/>
          <w:bCs/>
          <w:sz w:val="24"/>
          <w:szCs w:val="24"/>
          <w:lang w:val="de-DE"/>
        </w:rPr>
      </w:pPr>
      <w:ins w:id="1671" w:author="Alexander Rien" w:date="2026-05-05T07:59:00Z" w16du:dateUtc="2026-05-05T07:59:36Z">
        <w:r w:rsidRPr="00EA1227">
          <w:rPr>
            <w:b/>
            <w:bCs/>
            <w:sz w:val="24"/>
            <w:szCs w:val="24"/>
            <w:lang w:val="de-DE"/>
          </w:rPr>
          <w:t>Diese Website verwendet derzeit ausschließlich technisch notwendige Cookies, soweit überhaupt Cookies eingesetzt werden. Diese sind erforderlich, um grundlegende Funktionen der Seite bereitzustellen, und werden auf Grundlage von Art. 6 Abs. 1 lit. f DSGVO gespeichert. Es findet keine Auswertung Ihres Nutzerverhaltens für Marketing- oder Analysezwecke statt.</w:t>
        </w:r>
      </w:ins>
    </w:p>
    <w:p w14:paraId="2970E5B4" w14:textId="74D98704" w:rsidR="4F7CC2E6" w:rsidRDefault="4F7CC2E6" w:rsidP="00EA1227">
      <w:pPr>
        <w:rPr>
          <w:ins w:id="1672" w:author="Alexander Rien" w:date="2026-05-05T07:59:00Z" w16du:dateUtc="2026-05-05T07:59:38Z"/>
          <w:b/>
          <w:bCs/>
          <w:sz w:val="24"/>
          <w:szCs w:val="24"/>
          <w:lang w:val="de-DE"/>
        </w:rPr>
      </w:pPr>
      <w:ins w:id="1673" w:author="Alexander Rien" w:date="2026-05-05T07:59:00Z" w16du:dateUtc="2026-05-05T07:59:38Z">
        <w:r w:rsidRPr="00EA1227">
          <w:rPr>
            <w:b/>
            <w:bCs/>
            <w:sz w:val="24"/>
            <w:szCs w:val="24"/>
            <w:lang w:val="de-DE"/>
          </w:rPr>
          <w:t xml:space="preserve"> </w:t>
        </w:r>
      </w:ins>
    </w:p>
    <w:p w14:paraId="396D38EB" w14:textId="60892BD2" w:rsidR="4F7CC2E6" w:rsidRDefault="4F7CC2E6" w:rsidP="00EA1227">
      <w:pPr>
        <w:rPr>
          <w:ins w:id="1674" w:author="Alexander Rien" w:date="2026-05-05T07:59:00Z" w16du:dateUtc="2026-05-05T07:59:36Z"/>
          <w:b/>
          <w:bCs/>
          <w:sz w:val="24"/>
          <w:szCs w:val="24"/>
          <w:lang w:val="de-DE"/>
        </w:rPr>
      </w:pPr>
      <w:ins w:id="1675" w:author="Alexander Rien" w:date="2026-05-05T07:59:00Z" w16du:dateUtc="2026-05-05T07:59:36Z">
        <w:r w:rsidRPr="00EA1227">
          <w:rPr>
            <w:b/>
            <w:bCs/>
            <w:sz w:val="24"/>
            <w:szCs w:val="24"/>
            <w:lang w:val="de-DE"/>
          </w:rPr>
          <w:t>6. Externe Dienste · Schriftarten</w:t>
        </w:r>
      </w:ins>
    </w:p>
    <w:p w14:paraId="381E7417" w14:textId="6E65C624" w:rsidR="4F7CC2E6" w:rsidRDefault="4F7CC2E6" w:rsidP="00EA1227">
      <w:pPr>
        <w:rPr>
          <w:ins w:id="1676" w:author="Alexander Rien" w:date="2026-05-05T07:59:00Z" w16du:dateUtc="2026-05-05T07:59:36Z"/>
          <w:b/>
          <w:bCs/>
          <w:sz w:val="24"/>
          <w:szCs w:val="24"/>
          <w:lang w:val="de-DE"/>
        </w:rPr>
      </w:pPr>
      <w:ins w:id="1677" w:author="Alexander Rien" w:date="2026-05-05T07:59:00Z" w16du:dateUtc="2026-05-05T07:59:36Z">
        <w:r w:rsidRPr="00EA1227">
          <w:rPr>
            <w:b/>
            <w:bCs/>
            <w:sz w:val="24"/>
            <w:szCs w:val="24"/>
            <w:lang w:val="de-DE"/>
          </w:rPr>
          <w:t>Die Schriftart ("Outfit") wird lokal über die Anwendung ausgeliefert. Beim Aufruf der Website wird keine Verbindung zu einem Google-Fonts-CDN hergestellt.</w:t>
        </w:r>
      </w:ins>
    </w:p>
    <w:p w14:paraId="08315467" w14:textId="5B1DC875" w:rsidR="4F7CC2E6" w:rsidRDefault="4F7CC2E6" w:rsidP="00EA1227">
      <w:pPr>
        <w:rPr>
          <w:ins w:id="1678" w:author="Alexander Rien" w:date="2026-05-05T07:59:00Z" w16du:dateUtc="2026-05-05T07:59:38Z"/>
          <w:b/>
          <w:bCs/>
          <w:sz w:val="24"/>
          <w:szCs w:val="24"/>
          <w:lang w:val="de-DE"/>
        </w:rPr>
      </w:pPr>
      <w:ins w:id="1679" w:author="Alexander Rien" w:date="2026-05-05T07:59:00Z" w16du:dateUtc="2026-05-05T07:59:38Z">
        <w:r w:rsidRPr="00EA1227">
          <w:rPr>
            <w:b/>
            <w:bCs/>
            <w:sz w:val="24"/>
            <w:szCs w:val="24"/>
            <w:lang w:val="de-DE"/>
          </w:rPr>
          <w:t xml:space="preserve"> </w:t>
        </w:r>
      </w:ins>
    </w:p>
    <w:p w14:paraId="47D48794" w14:textId="1548FAC3" w:rsidR="4F7CC2E6" w:rsidRDefault="4F7CC2E6" w:rsidP="00EA1227">
      <w:pPr>
        <w:rPr>
          <w:ins w:id="1680" w:author="Alexander Rien" w:date="2026-05-05T07:59:00Z" w16du:dateUtc="2026-05-05T07:59:36Z"/>
          <w:b/>
          <w:bCs/>
          <w:sz w:val="24"/>
          <w:szCs w:val="24"/>
          <w:lang w:val="de-DE"/>
        </w:rPr>
      </w:pPr>
      <w:ins w:id="1681" w:author="Alexander Rien" w:date="2026-05-05T07:59:00Z" w16du:dateUtc="2026-05-05T07:59:36Z">
        <w:r w:rsidRPr="00EA1227">
          <w:rPr>
            <w:b/>
            <w:bCs/>
            <w:sz w:val="24"/>
            <w:szCs w:val="24"/>
            <w:lang w:val="de-DE"/>
          </w:rPr>
          <w:t>7. SSL-/TLS-Verschlüsselung</w:t>
        </w:r>
      </w:ins>
    </w:p>
    <w:p w14:paraId="5210FFEB" w14:textId="42F309B8" w:rsidR="4F7CC2E6" w:rsidRDefault="4F7CC2E6" w:rsidP="00EA1227">
      <w:pPr>
        <w:rPr>
          <w:ins w:id="1682" w:author="Alexander Rien" w:date="2026-05-05T07:59:00Z" w16du:dateUtc="2026-05-05T07:59:36Z"/>
          <w:b/>
          <w:bCs/>
          <w:sz w:val="24"/>
          <w:szCs w:val="24"/>
          <w:lang w:val="de-DE"/>
        </w:rPr>
      </w:pPr>
      <w:ins w:id="1683" w:author="Alexander Rien" w:date="2026-05-05T07:59:00Z" w16du:dateUtc="2026-05-05T07:59:36Z">
        <w:r w:rsidRPr="00EA1227">
          <w:rPr>
            <w:b/>
            <w:bCs/>
            <w:sz w:val="24"/>
            <w:szCs w:val="24"/>
            <w:lang w:val="de-DE"/>
          </w:rPr>
          <w:t>Diese Seite nutzt aus Sicherheitsgründen und zum Schutz der Übertragung vertraulicher Inhalte eine SSL-/TLS-Verschlüsselung. Eine verschlüsselte Verbindung erkennen Sie daran, dass die Adresszeile des Browsers von "</w:t>
        </w:r>
      </w:ins>
      <w:ins w:id="1684" w:author="Alexander Rien" w:date="2026-05-05T07:59:00Z" w16du:dateUtc="2026-05-05T07:59:36Z">
        <w:r w:rsidRPr="00C71AB4">
          <w:rPr>
            <w:lang w:val="de-DE"/>
            <w:rPrChange w:id="1685" w:author="Maximilian Goeppert" w:date="2026-05-05T03:16:00Z" w16du:dateUtc="2026-05-05T10:16:00Z">
              <w:rPr/>
            </w:rPrChange>
          </w:rPr>
          <w:fldChar w:fldCharType="begin"/>
        </w:r>
        <w:r w:rsidRPr="31AB5F2B">
          <w:rPr>
            <w:lang w:val="de-DE"/>
          </w:rPr>
          <w:instrText xml:space="preserve">HYPERLINK "http://" </w:instrText>
        </w:r>
        <w:r w:rsidRPr="00C71AB4">
          <w:rPr>
            <w:lang w:val="de-DE"/>
            <w:rPrChange w:id="1686" w:author="Maximilian Goeppert" w:date="2026-05-05T03:16:00Z" w16du:dateUtc="2026-05-05T10:16:00Z">
              <w:rPr/>
            </w:rPrChange>
          </w:rPr>
        </w:r>
        <w:r w:rsidRPr="00C71AB4">
          <w:rPr>
            <w:lang w:val="de-DE"/>
            <w:rPrChange w:id="1687" w:author="Maximilian Goeppert" w:date="2026-05-05T03:16:00Z" w16du:dateUtc="2026-05-05T10:16:00Z">
              <w:rPr/>
            </w:rPrChange>
          </w:rPr>
          <w:fldChar w:fldCharType="separate"/>
        </w:r>
      </w:ins>
      <w:ins w:id="1688" w:author="Alexander Rien" w:date="2026-05-05T07:59:00Z" w16du:dateUtc="2026-05-05T07:59:36Z">
        <w:r w:rsidRPr="00EA1227">
          <w:rPr>
            <w:b/>
            <w:bCs/>
            <w:sz w:val="24"/>
            <w:szCs w:val="24"/>
            <w:lang w:val="de-DE"/>
          </w:rPr>
          <w:t>http://</w:t>
        </w:r>
      </w:ins>
      <w:ins w:id="1689" w:author="Alexander Rien" w:date="2026-05-05T07:59:00Z" w16du:dateUtc="2026-05-05T07:59:36Z">
        <w:r w:rsidRPr="00C71AB4">
          <w:rPr>
            <w:lang w:val="de-DE"/>
            <w:rPrChange w:id="1690" w:author="Maximilian Goeppert" w:date="2026-05-05T03:16:00Z" w16du:dateUtc="2026-05-05T10:16:00Z">
              <w:rPr/>
            </w:rPrChange>
          </w:rPr>
          <w:fldChar w:fldCharType="end"/>
        </w:r>
      </w:ins>
      <w:ins w:id="1691" w:author="Alexander Rien" w:date="2026-05-05T07:59:00Z" w16du:dateUtc="2026-05-05T07:59:36Z">
        <w:r w:rsidRPr="00EA1227">
          <w:rPr>
            <w:b/>
            <w:bCs/>
            <w:sz w:val="24"/>
            <w:szCs w:val="24"/>
            <w:lang w:val="de-DE"/>
          </w:rPr>
          <w:t>" auf "</w:t>
        </w:r>
      </w:ins>
      <w:ins w:id="1692" w:author="Alexander Rien" w:date="2026-05-05T07:59:00Z" w16du:dateUtc="2026-05-05T07:59:36Z">
        <w:r w:rsidRPr="00C71AB4">
          <w:rPr>
            <w:lang w:val="de-DE"/>
            <w:rPrChange w:id="1693" w:author="Maximilian Goeppert" w:date="2026-05-05T03:16:00Z" w16du:dateUtc="2026-05-05T10:16:00Z">
              <w:rPr/>
            </w:rPrChange>
          </w:rPr>
          <w:fldChar w:fldCharType="begin"/>
        </w:r>
        <w:r w:rsidRPr="31AB5F2B">
          <w:rPr>
            <w:lang w:val="de-DE"/>
          </w:rPr>
          <w:instrText xml:space="preserve">HYPERLINK "https://" </w:instrText>
        </w:r>
        <w:r w:rsidRPr="00C71AB4">
          <w:rPr>
            <w:lang w:val="de-DE"/>
            <w:rPrChange w:id="1694" w:author="Maximilian Goeppert" w:date="2026-05-05T03:16:00Z" w16du:dateUtc="2026-05-05T10:16:00Z">
              <w:rPr/>
            </w:rPrChange>
          </w:rPr>
        </w:r>
        <w:r w:rsidRPr="00C71AB4">
          <w:rPr>
            <w:lang w:val="de-DE"/>
            <w:rPrChange w:id="1695" w:author="Maximilian Goeppert" w:date="2026-05-05T03:16:00Z" w16du:dateUtc="2026-05-05T10:16:00Z">
              <w:rPr/>
            </w:rPrChange>
          </w:rPr>
          <w:fldChar w:fldCharType="separate"/>
        </w:r>
      </w:ins>
      <w:ins w:id="1696" w:author="Alexander Rien" w:date="2026-05-05T07:59:00Z" w16du:dateUtc="2026-05-05T07:59:36Z">
        <w:r w:rsidRPr="00EA1227">
          <w:rPr>
            <w:b/>
            <w:bCs/>
            <w:sz w:val="24"/>
            <w:szCs w:val="24"/>
            <w:lang w:val="de-DE"/>
          </w:rPr>
          <w:t>https://</w:t>
        </w:r>
      </w:ins>
      <w:ins w:id="1697" w:author="Alexander Rien" w:date="2026-05-05T07:59:00Z" w16du:dateUtc="2026-05-05T07:59:36Z">
        <w:r w:rsidRPr="00C71AB4">
          <w:rPr>
            <w:lang w:val="de-DE"/>
            <w:rPrChange w:id="1698" w:author="Maximilian Goeppert" w:date="2026-05-05T03:16:00Z" w16du:dateUtc="2026-05-05T10:16:00Z">
              <w:rPr/>
            </w:rPrChange>
          </w:rPr>
          <w:fldChar w:fldCharType="end"/>
        </w:r>
      </w:ins>
      <w:ins w:id="1699" w:author="Alexander Rien" w:date="2026-05-05T07:59:00Z" w16du:dateUtc="2026-05-05T07:59:36Z">
        <w:r w:rsidRPr="00EA1227">
          <w:rPr>
            <w:b/>
            <w:bCs/>
            <w:sz w:val="24"/>
            <w:szCs w:val="24"/>
            <w:lang w:val="de-DE"/>
          </w:rPr>
          <w:t>" wechselt und am Schloss-Symbol in Ihrer Browserzeile.</w:t>
        </w:r>
      </w:ins>
    </w:p>
    <w:p w14:paraId="40F01598" w14:textId="24BE85A8" w:rsidR="4F7CC2E6" w:rsidRDefault="4F7CC2E6" w:rsidP="00EA1227">
      <w:pPr>
        <w:rPr>
          <w:ins w:id="1700" w:author="Alexander Rien" w:date="2026-05-05T07:59:00Z" w16du:dateUtc="2026-05-05T07:59:38Z"/>
          <w:b/>
          <w:bCs/>
          <w:sz w:val="24"/>
          <w:szCs w:val="24"/>
          <w:lang w:val="de-DE"/>
        </w:rPr>
      </w:pPr>
      <w:ins w:id="1701" w:author="Alexander Rien" w:date="2026-05-05T07:59:00Z" w16du:dateUtc="2026-05-05T07:59:38Z">
        <w:r w:rsidRPr="00EA1227">
          <w:rPr>
            <w:b/>
            <w:bCs/>
            <w:sz w:val="24"/>
            <w:szCs w:val="24"/>
            <w:lang w:val="de-DE"/>
          </w:rPr>
          <w:t xml:space="preserve"> </w:t>
        </w:r>
      </w:ins>
    </w:p>
    <w:p w14:paraId="3F0DAACE" w14:textId="21C74537" w:rsidR="4F7CC2E6" w:rsidRDefault="4F7CC2E6" w:rsidP="00EA1227">
      <w:pPr>
        <w:rPr>
          <w:ins w:id="1702" w:author="Alexander Rien" w:date="2026-05-05T07:59:00Z" w16du:dateUtc="2026-05-05T07:59:36Z"/>
          <w:b/>
          <w:bCs/>
          <w:sz w:val="24"/>
          <w:szCs w:val="24"/>
          <w:lang w:val="de-DE"/>
        </w:rPr>
      </w:pPr>
      <w:ins w:id="1703" w:author="Alexander Rien" w:date="2026-05-05T07:59:00Z" w16du:dateUtc="2026-05-05T07:59:36Z">
        <w:r w:rsidRPr="00EA1227">
          <w:rPr>
            <w:b/>
            <w:bCs/>
            <w:sz w:val="24"/>
            <w:szCs w:val="24"/>
            <w:lang w:val="de-DE"/>
          </w:rPr>
          <w:t>8. Ihre Rechte als betroffene Person</w:t>
        </w:r>
      </w:ins>
    </w:p>
    <w:p w14:paraId="4A474CA4" w14:textId="396647A9" w:rsidR="4F7CC2E6" w:rsidRDefault="4F7CC2E6" w:rsidP="00EA1227">
      <w:pPr>
        <w:rPr>
          <w:ins w:id="1704" w:author="Alexander Rien" w:date="2026-05-05T07:59:00Z" w16du:dateUtc="2026-05-05T07:59:38Z"/>
          <w:b/>
          <w:bCs/>
          <w:sz w:val="24"/>
          <w:szCs w:val="24"/>
          <w:lang w:val="de-DE"/>
        </w:rPr>
      </w:pPr>
      <w:ins w:id="1705" w:author="Alexander Rien" w:date="2026-05-05T07:59:00Z" w16du:dateUtc="2026-05-05T07:59:38Z">
        <w:r w:rsidRPr="00EA1227">
          <w:rPr>
            <w:b/>
            <w:bCs/>
            <w:sz w:val="24"/>
            <w:szCs w:val="24"/>
            <w:lang w:val="de-DE"/>
          </w:rPr>
          <w:t>Sie haben jederzeit folgende Rechte:</w:t>
        </w:r>
      </w:ins>
    </w:p>
    <w:p w14:paraId="5A81B27A" w14:textId="648BCAD6" w:rsidR="4F7CC2E6" w:rsidRDefault="4F7CC2E6" w:rsidP="00EA1227">
      <w:pPr>
        <w:rPr>
          <w:ins w:id="1706" w:author="Alexander Rien" w:date="2026-05-05T07:59:00Z" w16du:dateUtc="2026-05-05T07:59:38Z"/>
          <w:b/>
          <w:bCs/>
          <w:sz w:val="24"/>
          <w:szCs w:val="24"/>
          <w:lang w:val="de-DE"/>
        </w:rPr>
      </w:pPr>
      <w:ins w:id="1707" w:author="Alexander Rien" w:date="2026-05-05T07:59:00Z" w16du:dateUtc="2026-05-05T07:59:38Z">
        <w:r w:rsidRPr="00EA1227">
          <w:rPr>
            <w:b/>
            <w:bCs/>
            <w:sz w:val="24"/>
            <w:szCs w:val="24"/>
            <w:lang w:val="de-DE"/>
          </w:rPr>
          <w:t>· Auskunft über Ihre gespeicherten Daten (Art. 15 DSGVO)</w:t>
        </w:r>
      </w:ins>
    </w:p>
    <w:p w14:paraId="02E636BB" w14:textId="7EE21895" w:rsidR="4F7CC2E6" w:rsidRDefault="4F7CC2E6" w:rsidP="00EA1227">
      <w:pPr>
        <w:rPr>
          <w:ins w:id="1708" w:author="Alexander Rien" w:date="2026-05-05T07:59:00Z" w16du:dateUtc="2026-05-05T07:59:38Z"/>
          <w:b/>
          <w:bCs/>
          <w:sz w:val="24"/>
          <w:szCs w:val="24"/>
          <w:lang w:val="de-DE"/>
        </w:rPr>
      </w:pPr>
      <w:ins w:id="1709" w:author="Alexander Rien" w:date="2026-05-05T07:59:00Z" w16du:dateUtc="2026-05-05T07:59:38Z">
        <w:r w:rsidRPr="00EA1227">
          <w:rPr>
            <w:b/>
            <w:bCs/>
            <w:sz w:val="24"/>
            <w:szCs w:val="24"/>
            <w:lang w:val="de-DE"/>
          </w:rPr>
          <w:t>· Berichtigung unrichtiger Daten (Art. 16 DSGVO)</w:t>
        </w:r>
      </w:ins>
    </w:p>
    <w:p w14:paraId="05C9A897" w14:textId="22AD7565" w:rsidR="4F7CC2E6" w:rsidRDefault="4F7CC2E6" w:rsidP="00EA1227">
      <w:pPr>
        <w:rPr>
          <w:ins w:id="1710" w:author="Alexander Rien" w:date="2026-05-05T07:59:00Z" w16du:dateUtc="2026-05-05T07:59:38Z"/>
          <w:b/>
          <w:bCs/>
          <w:sz w:val="24"/>
          <w:szCs w:val="24"/>
          <w:lang w:val="de-DE"/>
        </w:rPr>
      </w:pPr>
      <w:ins w:id="1711" w:author="Alexander Rien" w:date="2026-05-05T07:59:00Z" w16du:dateUtc="2026-05-05T07:59:38Z">
        <w:r w:rsidRPr="00EA1227">
          <w:rPr>
            <w:b/>
            <w:bCs/>
            <w:sz w:val="24"/>
            <w:szCs w:val="24"/>
            <w:lang w:val="de-DE"/>
          </w:rPr>
          <w:t>· Löschung Ihrer Daten ("Recht auf Vergessenwerden", Art. 17 DSGVO)</w:t>
        </w:r>
      </w:ins>
    </w:p>
    <w:p w14:paraId="4CF5C1C9" w14:textId="01BA9719" w:rsidR="4F7CC2E6" w:rsidRDefault="4F7CC2E6" w:rsidP="00EA1227">
      <w:pPr>
        <w:rPr>
          <w:ins w:id="1712" w:author="Alexander Rien" w:date="2026-05-05T07:59:00Z" w16du:dateUtc="2026-05-05T07:59:38Z"/>
          <w:b/>
          <w:bCs/>
          <w:sz w:val="24"/>
          <w:szCs w:val="24"/>
          <w:lang w:val="de-DE"/>
        </w:rPr>
      </w:pPr>
      <w:ins w:id="1713" w:author="Alexander Rien" w:date="2026-05-05T07:59:00Z" w16du:dateUtc="2026-05-05T07:59:38Z">
        <w:r w:rsidRPr="00EA1227">
          <w:rPr>
            <w:b/>
            <w:bCs/>
            <w:sz w:val="24"/>
            <w:szCs w:val="24"/>
            <w:lang w:val="de-DE"/>
          </w:rPr>
          <w:t>· Einschränkung der Verarbeitung (Art. 18 DSGVO)</w:t>
        </w:r>
      </w:ins>
    </w:p>
    <w:p w14:paraId="6F8A5A4D" w14:textId="7505C7FE" w:rsidR="4F7CC2E6" w:rsidRDefault="4F7CC2E6" w:rsidP="00EA1227">
      <w:pPr>
        <w:rPr>
          <w:ins w:id="1714" w:author="Alexander Rien" w:date="2026-05-05T07:59:00Z" w16du:dateUtc="2026-05-05T07:59:38Z"/>
          <w:b/>
          <w:bCs/>
          <w:sz w:val="24"/>
          <w:szCs w:val="24"/>
          <w:lang w:val="de-DE"/>
        </w:rPr>
      </w:pPr>
      <w:ins w:id="1715" w:author="Alexander Rien" w:date="2026-05-05T07:59:00Z" w16du:dateUtc="2026-05-05T07:59:38Z">
        <w:r w:rsidRPr="00EA1227">
          <w:rPr>
            <w:b/>
            <w:bCs/>
            <w:sz w:val="24"/>
            <w:szCs w:val="24"/>
            <w:lang w:val="de-DE"/>
          </w:rPr>
          <w:t>· Datenübertragbarkeit (Art. 20 DSGVO)</w:t>
        </w:r>
      </w:ins>
    </w:p>
    <w:p w14:paraId="3674569E" w14:textId="7CAAE9B9" w:rsidR="4F7CC2E6" w:rsidRDefault="4F7CC2E6" w:rsidP="00EA1227">
      <w:pPr>
        <w:rPr>
          <w:ins w:id="1716" w:author="Alexander Rien" w:date="2026-05-05T07:59:00Z" w16du:dateUtc="2026-05-05T07:59:38Z"/>
          <w:b/>
          <w:bCs/>
          <w:sz w:val="24"/>
          <w:szCs w:val="24"/>
          <w:lang w:val="de-DE"/>
        </w:rPr>
      </w:pPr>
      <w:ins w:id="1717" w:author="Alexander Rien" w:date="2026-05-05T07:59:00Z" w16du:dateUtc="2026-05-05T07:59:38Z">
        <w:r w:rsidRPr="00EA1227">
          <w:rPr>
            <w:b/>
            <w:bCs/>
            <w:sz w:val="24"/>
            <w:szCs w:val="24"/>
            <w:lang w:val="de-DE"/>
          </w:rPr>
          <w:t>· Widerspruch gegen die Verarbeitung (Art. 21 DSGVO)</w:t>
        </w:r>
      </w:ins>
    </w:p>
    <w:p w14:paraId="0B9C312C" w14:textId="1110C196" w:rsidR="4F7CC2E6" w:rsidRDefault="4F7CC2E6" w:rsidP="00EA1227">
      <w:pPr>
        <w:rPr>
          <w:ins w:id="1718" w:author="Alexander Rien" w:date="2026-05-05T07:59:00Z" w16du:dateUtc="2026-05-05T07:59:38Z"/>
          <w:b/>
          <w:bCs/>
          <w:sz w:val="24"/>
          <w:szCs w:val="24"/>
          <w:lang w:val="de-DE"/>
        </w:rPr>
      </w:pPr>
      <w:ins w:id="1719" w:author="Alexander Rien" w:date="2026-05-05T07:59:00Z" w16du:dateUtc="2026-05-05T07:59:38Z">
        <w:r w:rsidRPr="00EA1227">
          <w:rPr>
            <w:b/>
            <w:bCs/>
            <w:sz w:val="24"/>
            <w:szCs w:val="24"/>
            <w:lang w:val="de-DE"/>
          </w:rPr>
          <w:t>· Widerruf einer einmal erteilten Einwilligung (Art. 7 Abs. 3 DSGVO)</w:t>
        </w:r>
      </w:ins>
    </w:p>
    <w:p w14:paraId="12C932AF" w14:textId="164821A6" w:rsidR="4F7CC2E6" w:rsidRDefault="4F7CC2E6" w:rsidP="00EA1227">
      <w:pPr>
        <w:rPr>
          <w:ins w:id="1720" w:author="Alexander Rien" w:date="2026-05-05T07:59:00Z" w16du:dateUtc="2026-05-05T07:59:38Z"/>
          <w:b/>
          <w:bCs/>
          <w:sz w:val="24"/>
          <w:szCs w:val="24"/>
          <w:lang w:val="de-DE"/>
        </w:rPr>
      </w:pPr>
      <w:ins w:id="1721" w:author="Alexander Rien" w:date="2026-05-05T07:59:00Z" w16du:dateUtc="2026-05-05T07:59:38Z">
        <w:r w:rsidRPr="00EA1227">
          <w:rPr>
            <w:b/>
            <w:bCs/>
            <w:sz w:val="24"/>
            <w:szCs w:val="24"/>
            <w:lang w:val="de-DE"/>
          </w:rPr>
          <w:t xml:space="preserve"> </w:t>
        </w:r>
      </w:ins>
    </w:p>
    <w:p w14:paraId="57A1A747" w14:textId="20F58997" w:rsidR="4F7CC2E6" w:rsidRDefault="4F7CC2E6" w:rsidP="00EA1227">
      <w:pPr>
        <w:rPr>
          <w:ins w:id="1722" w:author="Alexander Rien" w:date="2026-05-05T07:59:00Z" w16du:dateUtc="2026-05-05T07:59:36Z"/>
          <w:b/>
          <w:bCs/>
          <w:sz w:val="24"/>
          <w:szCs w:val="24"/>
          <w:lang w:val="de-DE"/>
        </w:rPr>
      </w:pPr>
      <w:ins w:id="1723" w:author="Alexander Rien" w:date="2026-05-05T07:59:00Z" w16du:dateUtc="2026-05-05T07:59:36Z">
        <w:r w:rsidRPr="00EA1227">
          <w:rPr>
            <w:b/>
            <w:bCs/>
            <w:sz w:val="24"/>
            <w:szCs w:val="24"/>
            <w:lang w:val="de-DE"/>
          </w:rPr>
          <w:t xml:space="preserve">Wenden Sie sich für Ihre Anfragen formlos an: </w:t>
        </w:r>
      </w:ins>
      <w:ins w:id="1724" w:author="Alexander Rien" w:date="2026-05-05T07:59:00Z" w16du:dateUtc="2026-05-05T07:59:38Z">
        <w:r w:rsidRPr="00C71AB4">
          <w:rPr>
            <w:lang w:val="de-DE"/>
            <w:rPrChange w:id="1725" w:author="Maximilian Goeppert" w:date="2026-05-05T03:16:00Z" w16du:dateUtc="2026-05-05T10:16:00Z">
              <w:rPr/>
            </w:rPrChange>
          </w:rPr>
          <w:fldChar w:fldCharType="begin"/>
        </w:r>
        <w:r w:rsidRPr="31AB5F2B">
          <w:rPr>
            <w:lang w:val="de-DE"/>
          </w:rPr>
          <w:instrText xml:space="preserve">HYPERLINK "mailto:contact@nextgen-equity.com" </w:instrText>
        </w:r>
        <w:r w:rsidRPr="00C71AB4">
          <w:rPr>
            <w:lang w:val="de-DE"/>
            <w:rPrChange w:id="1726" w:author="Maximilian Goeppert" w:date="2026-05-05T03:16:00Z" w16du:dateUtc="2026-05-05T10:16:00Z">
              <w:rPr/>
            </w:rPrChange>
          </w:rPr>
        </w:r>
        <w:r w:rsidRPr="00C71AB4">
          <w:rPr>
            <w:lang w:val="de-DE"/>
            <w:rPrChange w:id="1727" w:author="Maximilian Goeppert" w:date="2026-05-05T03:16:00Z" w16du:dateUtc="2026-05-05T10:16:00Z">
              <w:rPr/>
            </w:rPrChange>
          </w:rPr>
          <w:fldChar w:fldCharType="separate"/>
        </w:r>
      </w:ins>
      <w:ins w:id="1728" w:author="Alexander Rien" w:date="2026-05-05T07:59:00Z" w16du:dateUtc="2026-05-05T07:59:36Z">
        <w:r w:rsidRPr="00EA1227">
          <w:rPr>
            <w:b/>
            <w:bCs/>
            <w:sz w:val="24"/>
            <w:szCs w:val="24"/>
            <w:lang w:val="de-DE"/>
          </w:rPr>
          <w:t>contact@nextgen-equity.com</w:t>
        </w:r>
      </w:ins>
      <w:ins w:id="1729" w:author="Alexander Rien" w:date="2026-05-05T07:59:00Z" w16du:dateUtc="2026-05-05T07:59:38Z">
        <w:r w:rsidRPr="00C71AB4">
          <w:rPr>
            <w:lang w:val="de-DE"/>
            <w:rPrChange w:id="1730" w:author="Maximilian Goeppert" w:date="2026-05-05T03:16:00Z" w16du:dateUtc="2026-05-05T10:16:00Z">
              <w:rPr/>
            </w:rPrChange>
          </w:rPr>
          <w:fldChar w:fldCharType="end"/>
        </w:r>
      </w:ins>
      <w:ins w:id="1731" w:author="Alexander Rien" w:date="2026-05-05T07:59:00Z" w16du:dateUtc="2026-05-05T07:59:36Z">
        <w:r w:rsidRPr="00EA1227">
          <w:rPr>
            <w:b/>
            <w:bCs/>
            <w:sz w:val="24"/>
            <w:szCs w:val="24"/>
            <w:lang w:val="de-DE"/>
          </w:rPr>
          <w:t>. Eine Bearbeitung erfolgt zeitnah.</w:t>
        </w:r>
      </w:ins>
    </w:p>
    <w:p w14:paraId="70024996" w14:textId="69000B11" w:rsidR="4F7CC2E6" w:rsidRDefault="4F7CC2E6" w:rsidP="00EA1227">
      <w:pPr>
        <w:rPr>
          <w:ins w:id="1732" w:author="Alexander Rien" w:date="2026-05-05T07:59:00Z" w16du:dateUtc="2026-05-05T07:59:38Z"/>
          <w:b/>
          <w:bCs/>
          <w:sz w:val="24"/>
          <w:szCs w:val="24"/>
          <w:lang w:val="de-DE"/>
        </w:rPr>
      </w:pPr>
      <w:ins w:id="1733" w:author="Alexander Rien" w:date="2026-05-05T07:59:00Z" w16du:dateUtc="2026-05-05T07:59:38Z">
        <w:r w:rsidRPr="00EA1227">
          <w:rPr>
            <w:b/>
            <w:bCs/>
            <w:sz w:val="24"/>
            <w:szCs w:val="24"/>
            <w:lang w:val="de-DE"/>
          </w:rPr>
          <w:t xml:space="preserve"> </w:t>
        </w:r>
      </w:ins>
    </w:p>
    <w:p w14:paraId="60F84C6D" w14:textId="325A6181" w:rsidR="4F7CC2E6" w:rsidRDefault="4F7CC2E6" w:rsidP="00EA1227">
      <w:pPr>
        <w:rPr>
          <w:ins w:id="1734" w:author="Alexander Rien" w:date="2026-05-05T07:59:00Z" w16du:dateUtc="2026-05-05T07:59:38Z"/>
          <w:b/>
          <w:bCs/>
          <w:sz w:val="24"/>
          <w:szCs w:val="24"/>
          <w:lang w:val="de-DE"/>
        </w:rPr>
      </w:pPr>
      <w:ins w:id="1735" w:author="Alexander Rien" w:date="2026-05-05T07:59:00Z" w16du:dateUtc="2026-05-05T07:59:38Z">
        <w:r w:rsidRPr="00EA1227">
          <w:rPr>
            <w:b/>
            <w:bCs/>
            <w:sz w:val="24"/>
            <w:szCs w:val="24"/>
            <w:lang w:val="de-DE"/>
          </w:rPr>
          <w:t>9. Beschwerderecht bei der Aufsichtsbehörde</w:t>
        </w:r>
      </w:ins>
    </w:p>
    <w:p w14:paraId="7D79D1D5" w14:textId="339E68E7" w:rsidR="4F7CC2E6" w:rsidRDefault="4F7CC2E6" w:rsidP="00EA1227">
      <w:pPr>
        <w:rPr>
          <w:ins w:id="1736" w:author="Alexander Rien" w:date="2026-05-05T07:59:00Z" w16du:dateUtc="2026-05-05T07:59:38Z"/>
          <w:b/>
          <w:bCs/>
          <w:sz w:val="24"/>
          <w:szCs w:val="24"/>
          <w:lang w:val="de-DE"/>
        </w:rPr>
      </w:pPr>
      <w:ins w:id="1737" w:author="Alexander Rien" w:date="2026-05-05T07:59:00Z" w16du:dateUtc="2026-05-05T07:59:38Z">
        <w:r w:rsidRPr="00EA1227">
          <w:rPr>
            <w:b/>
            <w:bCs/>
            <w:sz w:val="24"/>
            <w:szCs w:val="24"/>
            <w:lang w:val="de-DE"/>
          </w:rPr>
          <w:t>Sie haben das Recht, sich bei einer Datenschutzaufsichtsbehörde über die Verarbeitung Ihrer personenbezogenen Daten zu beschweren. Zuständig für uns ist:</w:t>
        </w:r>
      </w:ins>
    </w:p>
    <w:p w14:paraId="4CFE9FDB" w14:textId="385233B9" w:rsidR="4F7CC2E6" w:rsidRDefault="4F7CC2E6" w:rsidP="00EA1227">
      <w:pPr>
        <w:rPr>
          <w:ins w:id="1738" w:author="Alexander Rien" w:date="2026-05-05T07:59:00Z" w16du:dateUtc="2026-05-05T07:59:38Z"/>
          <w:b/>
          <w:bCs/>
          <w:sz w:val="24"/>
          <w:szCs w:val="24"/>
          <w:lang w:val="de-DE"/>
        </w:rPr>
      </w:pPr>
      <w:ins w:id="1739" w:author="Alexander Rien" w:date="2026-05-05T07:59:00Z" w16du:dateUtc="2026-05-05T07:59:38Z">
        <w:r w:rsidRPr="00EA1227">
          <w:rPr>
            <w:b/>
            <w:bCs/>
            <w:sz w:val="24"/>
            <w:szCs w:val="24"/>
            <w:lang w:val="de-DE"/>
          </w:rPr>
          <w:t xml:space="preserve"> </w:t>
        </w:r>
      </w:ins>
    </w:p>
    <w:p w14:paraId="0F136E0D" w14:textId="07A979E5" w:rsidR="4F7CC2E6" w:rsidRDefault="4F7CC2E6" w:rsidP="00EA1227">
      <w:pPr>
        <w:rPr>
          <w:ins w:id="1740" w:author="Alexander Rien" w:date="2026-05-05T07:59:00Z" w16du:dateUtc="2026-05-05T07:59:38Z"/>
          <w:b/>
          <w:bCs/>
          <w:sz w:val="24"/>
          <w:szCs w:val="24"/>
          <w:lang w:val="de-DE"/>
        </w:rPr>
      </w:pPr>
      <w:ins w:id="1741" w:author="Alexander Rien" w:date="2026-05-05T07:59:00Z" w16du:dateUtc="2026-05-05T07:59:38Z">
        <w:r w:rsidRPr="00EA1227">
          <w:rPr>
            <w:b/>
            <w:bCs/>
            <w:sz w:val="24"/>
            <w:szCs w:val="24"/>
            <w:lang w:val="de-DE"/>
          </w:rPr>
          <w:t>Bayerisches Landesamt für Datenschutzaufsicht (BayLDA)</w:t>
        </w:r>
      </w:ins>
    </w:p>
    <w:p w14:paraId="11B41BAD" w14:textId="2ED83D40" w:rsidR="4F7CC2E6" w:rsidRDefault="4F7CC2E6" w:rsidP="00EA1227">
      <w:pPr>
        <w:rPr>
          <w:ins w:id="1742" w:author="Alexander Rien" w:date="2026-05-05T07:59:00Z" w16du:dateUtc="2026-05-05T07:59:38Z"/>
          <w:b/>
          <w:bCs/>
          <w:sz w:val="24"/>
          <w:szCs w:val="24"/>
          <w:lang w:val="de-DE"/>
        </w:rPr>
      </w:pPr>
      <w:ins w:id="1743" w:author="Alexander Rien" w:date="2026-05-05T07:59:00Z" w16du:dateUtc="2026-05-05T07:59:38Z">
        <w:r w:rsidRPr="00EA1227">
          <w:rPr>
            <w:b/>
            <w:bCs/>
            <w:sz w:val="24"/>
            <w:szCs w:val="24"/>
            <w:lang w:val="de-DE"/>
          </w:rPr>
          <w:t>Promenade 18, 91522 Ansbach</w:t>
        </w:r>
      </w:ins>
    </w:p>
    <w:p w14:paraId="67F354BF" w14:textId="7A573255" w:rsidR="4F7CC2E6" w:rsidRDefault="4F7CC2E6" w:rsidP="00EA1227">
      <w:pPr>
        <w:rPr>
          <w:ins w:id="1744" w:author="Alexander Rien" w:date="2026-05-05T07:59:00Z" w16du:dateUtc="2026-05-05T07:59:38Z"/>
          <w:b/>
          <w:bCs/>
          <w:sz w:val="24"/>
          <w:szCs w:val="24"/>
          <w:lang w:val="de-DE"/>
        </w:rPr>
      </w:pPr>
      <w:ins w:id="1745" w:author="Alexander Rien" w:date="2026-05-05T07:59:00Z" w16du:dateUtc="2026-05-05T07:59:38Z">
        <w:r w:rsidRPr="00C71AB4">
          <w:rPr>
            <w:lang w:val="de-DE"/>
            <w:rPrChange w:id="1746" w:author="Maximilian Goeppert" w:date="2026-05-05T03:16:00Z" w16du:dateUtc="2026-05-05T10:16:00Z">
              <w:rPr/>
            </w:rPrChange>
          </w:rPr>
          <w:fldChar w:fldCharType="begin"/>
        </w:r>
        <w:r w:rsidRPr="31AB5F2B">
          <w:rPr>
            <w:lang w:val="de-DE"/>
          </w:rPr>
          <w:instrText xml:space="preserve">HYPERLINK "https://www.lda.bayern.de" </w:instrText>
        </w:r>
        <w:r w:rsidRPr="00C71AB4">
          <w:rPr>
            <w:lang w:val="de-DE"/>
            <w:rPrChange w:id="1747" w:author="Maximilian Goeppert" w:date="2026-05-05T03:16:00Z" w16du:dateUtc="2026-05-05T10:16:00Z">
              <w:rPr/>
            </w:rPrChange>
          </w:rPr>
        </w:r>
        <w:r w:rsidRPr="00C71AB4">
          <w:rPr>
            <w:lang w:val="de-DE"/>
            <w:rPrChange w:id="1748" w:author="Maximilian Goeppert" w:date="2026-05-05T03:17:00Z" w16du:dateUtc="2026-05-05T10:17:00Z">
              <w:rPr/>
            </w:rPrChange>
          </w:rPr>
          <w:fldChar w:fldCharType="separate"/>
        </w:r>
      </w:ins>
      <w:ins w:id="1749" w:author="Alexander Rien" w:date="2026-05-05T07:59:00Z" w16du:dateUtc="2026-05-05T07:59:38Z">
        <w:r w:rsidRPr="00EA1227">
          <w:rPr>
            <w:b/>
            <w:bCs/>
            <w:sz w:val="24"/>
            <w:szCs w:val="24"/>
            <w:lang w:val="de-DE"/>
          </w:rPr>
          <w:t>www.lda.bayern.de</w:t>
        </w:r>
      </w:ins>
      <w:ins w:id="1750" w:author="Alexander Rien" w:date="2026-05-05T07:59:00Z" w16du:dateUtc="2026-05-05T07:59:38Z">
        <w:r w:rsidRPr="00C71AB4">
          <w:rPr>
            <w:lang w:val="de-DE"/>
            <w:rPrChange w:id="1751" w:author="Maximilian Goeppert" w:date="2026-05-05T03:17:00Z" w16du:dateUtc="2026-05-05T10:17:00Z">
              <w:rPr/>
            </w:rPrChange>
          </w:rPr>
          <w:fldChar w:fldCharType="end"/>
        </w:r>
      </w:ins>
    </w:p>
    <w:p w14:paraId="003C440D" w14:textId="678324B1" w:rsidR="4F7CC2E6" w:rsidRDefault="4F7CC2E6" w:rsidP="00EA1227">
      <w:pPr>
        <w:rPr>
          <w:ins w:id="1752" w:author="Alexander Rien" w:date="2026-05-05T07:59:00Z" w16du:dateUtc="2026-05-05T07:59:38Z"/>
          <w:b/>
          <w:bCs/>
          <w:sz w:val="24"/>
          <w:szCs w:val="24"/>
          <w:lang w:val="de-DE"/>
        </w:rPr>
      </w:pPr>
      <w:ins w:id="1753" w:author="Alexander Rien" w:date="2026-05-05T07:59:00Z" w16du:dateUtc="2026-05-05T07:59:38Z">
        <w:r w:rsidRPr="00EA1227">
          <w:rPr>
            <w:b/>
            <w:bCs/>
            <w:sz w:val="24"/>
            <w:szCs w:val="24"/>
            <w:lang w:val="de-DE"/>
          </w:rPr>
          <w:t xml:space="preserve"> </w:t>
        </w:r>
      </w:ins>
    </w:p>
    <w:p w14:paraId="37BC67E1" w14:textId="00ECDEAD" w:rsidR="4F7CC2E6" w:rsidRDefault="4F7CC2E6" w:rsidP="00EA1227">
      <w:pPr>
        <w:rPr>
          <w:ins w:id="1754" w:author="Alexander Rien" w:date="2026-05-05T07:59:00Z" w16du:dateUtc="2026-05-05T07:59:36Z"/>
          <w:b/>
          <w:bCs/>
          <w:sz w:val="24"/>
          <w:szCs w:val="24"/>
          <w:lang w:val="de-DE"/>
        </w:rPr>
      </w:pPr>
      <w:ins w:id="1755" w:author="Alexander Rien" w:date="2026-05-05T07:59:00Z" w16du:dateUtc="2026-05-05T07:59:36Z">
        <w:r w:rsidRPr="00EA1227">
          <w:rPr>
            <w:b/>
            <w:bCs/>
            <w:sz w:val="24"/>
            <w:szCs w:val="24"/>
            <w:lang w:val="de-DE"/>
          </w:rPr>
          <w:t>10. Aktualität und Änderung dieser Datenschutzerklärung</w:t>
        </w:r>
      </w:ins>
    </w:p>
    <w:p w14:paraId="7924FA1C" w14:textId="04CE50A5" w:rsidR="7B7601EE" w:rsidRPr="00771DF0" w:rsidRDefault="4F7CC2E6" w:rsidP="00EA1227">
      <w:pPr>
        <w:spacing w:before="240" w:after="80"/>
        <w:rPr>
          <w:lang w:val="de-DE"/>
          <w:rPrChange w:id="1756" w:author="Maximilian Goeppert" w:date="2026-05-05T09:59:00Z" w16du:dateUtc="2026-05-05T07:59:00Z">
            <w:rPr/>
          </w:rPrChange>
        </w:rPr>
      </w:pPr>
      <w:ins w:id="1757" w:author="Alexander Rien" w:date="2026-05-05T07:59:00Z" w16du:dateUtc="2026-05-05T07:59:36Z">
        <w:r w:rsidRPr="00EA1227">
          <w:rPr>
            <w:b/>
            <w:bCs/>
            <w:sz w:val="24"/>
            <w:szCs w:val="24"/>
            <w:lang w:val="de-DE"/>
          </w:rPr>
          <w:t>Diese Datenschutzerklärung ist aktuell gültig und hat den Stand 2026. Durch die Weiterentwicklung der Website oder geänderte gesetzliche Vorgaben kann es notwendig werden, diese Erklärung anzupassen. Die jeweils aktuelle Datenschutzerklärung kann jederzeit auf dieser Seite abgerufen werden.</w:t>
        </w:r>
      </w:ins>
    </w:p>
    <w:p w14:paraId="1CC23306" w14:textId="5419F097" w:rsidR="002E42BF" w:rsidRPr="002C6234" w:rsidRDefault="00BE7304">
      <w:pPr>
        <w:spacing w:before="80" w:after="120"/>
        <w:rPr>
          <w:lang w:val="de-DE"/>
        </w:rPr>
      </w:pPr>
      <w:del w:id="1758" w:author="Amon Göppert" w:date="2026-05-03T22:54:00Z" w16du:dateUtc="2026-05-03T20:54:00Z">
        <w:r w:rsidRPr="002C6234" w:rsidDel="001C66DD">
          <w:rPr>
            <w:lang w:val="de-DE"/>
          </w:rPr>
          <w:delText>Für den gesamten DACH-Raum: Deutschland · Österreich · Schweiz</w:delText>
        </w:r>
      </w:del>
    </w:p>
    <w:sectPr w:rsidR="002E42BF" w:rsidRPr="002C6234">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Amon Göppert" w:date="2026-05-04T16:11:00Z" w:initials="AG">
    <w:p w14:paraId="322E2B8D" w14:textId="77777777" w:rsidR="000A5A05" w:rsidRDefault="000A5A05" w:rsidP="000A5A05">
      <w:r>
        <w:rPr>
          <w:rStyle w:val="CommentReference"/>
        </w:rPr>
        <w:annotationRef/>
      </w:r>
      <w:r>
        <w:rPr>
          <w:sz w:val="20"/>
          <w:szCs w:val="20"/>
        </w:rPr>
        <w:t>könnte Hero Page Sein</w:t>
      </w:r>
    </w:p>
  </w:comment>
  <w:comment w:id="47" w:author="Amon Göppert" w:date="2026-05-03T22:40:00Z" w:initials="AG">
    <w:p w14:paraId="01F2F54F" w14:textId="7AA0479C" w:rsidR="00BB7549" w:rsidRDefault="00BB7549" w:rsidP="00BB7549">
      <w:r>
        <w:rPr>
          <w:rStyle w:val="CommentReference"/>
        </w:rPr>
        <w:annotationRef/>
      </w:r>
      <w:r>
        <w:rPr>
          <w:sz w:val="20"/>
          <w:szCs w:val="20"/>
        </w:rPr>
        <w:t>tbd</w:t>
      </w:r>
    </w:p>
    <w:p w14:paraId="19F53761" w14:textId="77777777" w:rsidR="00BB7549" w:rsidRDefault="00BB7549" w:rsidP="00BB7549"/>
  </w:comment>
  <w:comment w:id="1090" w:author="Amon Göppert" w:date="2026-05-04T09:38:00Z" w:initials="AG">
    <w:p w14:paraId="5881DA5C" w14:textId="34F7E081" w:rsidR="00012923" w:rsidRDefault="00012923" w:rsidP="00012923">
      <w:r>
        <w:rPr>
          <w:rStyle w:val="CommentReference"/>
        </w:rPr>
        <w:annotationRef/>
      </w:r>
      <w:r>
        <w:rPr>
          <w:sz w:val="20"/>
          <w:szCs w:val="20"/>
        </w:rPr>
        <w:t xml:space="preserve">in Value Creation überführen </w:t>
      </w:r>
    </w:p>
  </w:comment>
  <w:comment w:id="1393" w:author="Amon Göppert" w:date="2026-05-04T09:08:00Z" w:initials="AG">
    <w:p w14:paraId="44048704" w14:textId="77777777" w:rsidR="006A02DC" w:rsidRDefault="006A02DC" w:rsidP="006A02DC">
      <w:r>
        <w:rPr>
          <w:rStyle w:val="CommentReference"/>
        </w:rPr>
        <w:annotationRef/>
      </w:r>
      <w:r>
        <w:rPr>
          <w:sz w:val="20"/>
          <w:szCs w:val="20"/>
        </w:rPr>
        <w:t>bisherige Erfolge tbd, später</w:t>
      </w:r>
    </w:p>
    <w:p w14:paraId="7CBC82DC" w14:textId="77777777" w:rsidR="006A02DC" w:rsidRDefault="006A02DC" w:rsidP="006A02DC"/>
    <w:p w14:paraId="54653C74" w14:textId="77777777" w:rsidR="006A02DC" w:rsidRDefault="006A02DC" w:rsidP="006A02DC"/>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2E2B8D" w15:done="0"/>
  <w15:commentEx w15:paraId="19F53761" w15:done="0"/>
  <w15:commentEx w15:paraId="5881DA5C" w15:done="0"/>
  <w15:commentEx w15:paraId="54653C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59E619" w16cex:dateUtc="2026-05-04T14:11:00Z"/>
  <w16cex:commentExtensible w16cex:durableId="449B82B8" w16cex:dateUtc="2026-05-03T20:40:00Z"/>
  <w16cex:commentExtensible w16cex:durableId="73E2DBF2" w16cex:dateUtc="2026-05-04T07:38:00Z"/>
  <w16cex:commentExtensible w16cex:durableId="16D92EB2" w16cex:dateUtc="2026-05-04T07: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2E2B8D" w16cid:durableId="2459E619"/>
  <w16cid:commentId w16cid:paraId="19F53761" w16cid:durableId="449B82B8"/>
  <w16cid:commentId w16cid:paraId="5881DA5C" w16cid:durableId="73E2DBF2"/>
  <w16cid:commentId w16cid:paraId="54653C74" w16cid:durableId="16D92EB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3395F"/>
    <w:multiLevelType w:val="hybridMultilevel"/>
    <w:tmpl w:val="C1D0C31C"/>
    <w:lvl w:ilvl="0" w:tplc="E9F0491A">
      <w:start w:val="5"/>
      <w:numFmt w:val="bullet"/>
      <w:lvlText w:val="-"/>
      <w:lvlJc w:val="left"/>
      <w:pPr>
        <w:ind w:left="420" w:hanging="360"/>
      </w:pPr>
      <w:rPr>
        <w:rFonts w:ascii="Arial" w:eastAsia="Arial"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3AA4739D"/>
    <w:multiLevelType w:val="hybridMultilevel"/>
    <w:tmpl w:val="A85ED32C"/>
    <w:lvl w:ilvl="0" w:tplc="124A13B0">
      <w:numFmt w:val="bullet"/>
      <w:lvlText w:val=""/>
      <w:lvlJc w:val="left"/>
      <w:pPr>
        <w:ind w:left="720" w:hanging="360"/>
      </w:pPr>
      <w:rPr>
        <w:rFonts w:ascii="Wingdings" w:eastAsia="Times New Roma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10539B0"/>
    <w:multiLevelType w:val="hybridMultilevel"/>
    <w:tmpl w:val="2564EF7E"/>
    <w:lvl w:ilvl="0" w:tplc="4C48CCAE">
      <w:start w:val="1"/>
      <w:numFmt w:val="bullet"/>
      <w:lvlText w:val="●"/>
      <w:lvlJc w:val="left"/>
      <w:pPr>
        <w:ind w:left="720" w:hanging="360"/>
      </w:pPr>
    </w:lvl>
    <w:lvl w:ilvl="1" w:tplc="AD622054">
      <w:start w:val="1"/>
      <w:numFmt w:val="bullet"/>
      <w:lvlText w:val="○"/>
      <w:lvlJc w:val="left"/>
      <w:pPr>
        <w:ind w:left="1440" w:hanging="360"/>
      </w:pPr>
    </w:lvl>
    <w:lvl w:ilvl="2" w:tplc="A4FE2B7A">
      <w:start w:val="1"/>
      <w:numFmt w:val="bullet"/>
      <w:lvlText w:val="■"/>
      <w:lvlJc w:val="left"/>
      <w:pPr>
        <w:ind w:left="2160" w:hanging="360"/>
      </w:pPr>
    </w:lvl>
    <w:lvl w:ilvl="3" w:tplc="3AAA06B8">
      <w:start w:val="1"/>
      <w:numFmt w:val="bullet"/>
      <w:lvlText w:val="●"/>
      <w:lvlJc w:val="left"/>
      <w:pPr>
        <w:ind w:left="2880" w:hanging="360"/>
      </w:pPr>
    </w:lvl>
    <w:lvl w:ilvl="4" w:tplc="336C18CE">
      <w:start w:val="1"/>
      <w:numFmt w:val="bullet"/>
      <w:lvlText w:val="○"/>
      <w:lvlJc w:val="left"/>
      <w:pPr>
        <w:ind w:left="3600" w:hanging="360"/>
      </w:pPr>
    </w:lvl>
    <w:lvl w:ilvl="5" w:tplc="F7B8E686">
      <w:start w:val="1"/>
      <w:numFmt w:val="bullet"/>
      <w:lvlText w:val="■"/>
      <w:lvlJc w:val="left"/>
      <w:pPr>
        <w:ind w:left="4320" w:hanging="360"/>
      </w:pPr>
    </w:lvl>
    <w:lvl w:ilvl="6" w:tplc="498AC6A4">
      <w:start w:val="1"/>
      <w:numFmt w:val="bullet"/>
      <w:lvlText w:val="●"/>
      <w:lvlJc w:val="left"/>
      <w:pPr>
        <w:ind w:left="5040" w:hanging="360"/>
      </w:pPr>
    </w:lvl>
    <w:lvl w:ilvl="7" w:tplc="28909196">
      <w:start w:val="1"/>
      <w:numFmt w:val="bullet"/>
      <w:lvlText w:val="●"/>
      <w:lvlJc w:val="left"/>
      <w:pPr>
        <w:ind w:left="5760" w:hanging="360"/>
      </w:pPr>
    </w:lvl>
    <w:lvl w:ilvl="8" w:tplc="90429630">
      <w:start w:val="1"/>
      <w:numFmt w:val="bullet"/>
      <w:lvlText w:val="●"/>
      <w:lvlJc w:val="left"/>
      <w:pPr>
        <w:ind w:left="6480" w:hanging="360"/>
      </w:pPr>
    </w:lvl>
  </w:abstractNum>
  <w:num w:numId="1" w16cid:durableId="1148977951">
    <w:abstractNumId w:val="0"/>
  </w:num>
  <w:num w:numId="2" w16cid:durableId="352732378">
    <w:abstractNumId w:val="2"/>
    <w:lvlOverride w:ilvl="0">
      <w:startOverride w:val="1"/>
    </w:lvlOverride>
  </w:num>
  <w:num w:numId="3" w16cid:durableId="88332318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on Göppert">
    <w15:presenceInfo w15:providerId="AD" w15:userId="S::amon.goeppert@nextgen-equity.com::d1a76251-788a-4430-8976-9451a13b8ad4"/>
  </w15:person>
  <w15:person w15:author="Maximilian Goeppert">
    <w15:presenceInfo w15:providerId="AD" w15:userId="S::maximilian.goeppert@elysion-ventures.de::e9c66bdc-a530-485f-baff-3bb07a6679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2BF"/>
    <w:rsid w:val="000009EF"/>
    <w:rsid w:val="00004E91"/>
    <w:rsid w:val="000072E7"/>
    <w:rsid w:val="00010371"/>
    <w:rsid w:val="00011464"/>
    <w:rsid w:val="00012220"/>
    <w:rsid w:val="00012923"/>
    <w:rsid w:val="00012FC0"/>
    <w:rsid w:val="0001523B"/>
    <w:rsid w:val="000155EC"/>
    <w:rsid w:val="00024138"/>
    <w:rsid w:val="00025204"/>
    <w:rsid w:val="00026785"/>
    <w:rsid w:val="00026BDF"/>
    <w:rsid w:val="000272B8"/>
    <w:rsid w:val="00031D1E"/>
    <w:rsid w:val="00033183"/>
    <w:rsid w:val="00033B6E"/>
    <w:rsid w:val="00040258"/>
    <w:rsid w:val="00040E94"/>
    <w:rsid w:val="00041D74"/>
    <w:rsid w:val="000423D8"/>
    <w:rsid w:val="00042D22"/>
    <w:rsid w:val="000445D2"/>
    <w:rsid w:val="00050CFB"/>
    <w:rsid w:val="00054B9F"/>
    <w:rsid w:val="0006561E"/>
    <w:rsid w:val="00065B10"/>
    <w:rsid w:val="000674C1"/>
    <w:rsid w:val="000708FF"/>
    <w:rsid w:val="00070A90"/>
    <w:rsid w:val="00071405"/>
    <w:rsid w:val="00075B22"/>
    <w:rsid w:val="000807D7"/>
    <w:rsid w:val="00083F30"/>
    <w:rsid w:val="00085D10"/>
    <w:rsid w:val="00090B61"/>
    <w:rsid w:val="00091B49"/>
    <w:rsid w:val="0009356A"/>
    <w:rsid w:val="000A2914"/>
    <w:rsid w:val="000A5A05"/>
    <w:rsid w:val="000A6D51"/>
    <w:rsid w:val="000B0ABC"/>
    <w:rsid w:val="000C0A81"/>
    <w:rsid w:val="000C15FF"/>
    <w:rsid w:val="000C2A31"/>
    <w:rsid w:val="000C7711"/>
    <w:rsid w:val="000D0984"/>
    <w:rsid w:val="000D237F"/>
    <w:rsid w:val="000D5A0E"/>
    <w:rsid w:val="000D617F"/>
    <w:rsid w:val="000D6449"/>
    <w:rsid w:val="000E0589"/>
    <w:rsid w:val="000E0A6F"/>
    <w:rsid w:val="000E582B"/>
    <w:rsid w:val="000F39A3"/>
    <w:rsid w:val="000F41E5"/>
    <w:rsid w:val="000F52FC"/>
    <w:rsid w:val="000F605B"/>
    <w:rsid w:val="00101B5F"/>
    <w:rsid w:val="001074DD"/>
    <w:rsid w:val="0011044F"/>
    <w:rsid w:val="00110E5E"/>
    <w:rsid w:val="00121309"/>
    <w:rsid w:val="001231CC"/>
    <w:rsid w:val="001307BE"/>
    <w:rsid w:val="00133ECC"/>
    <w:rsid w:val="00134071"/>
    <w:rsid w:val="00134D5D"/>
    <w:rsid w:val="001364BB"/>
    <w:rsid w:val="0014252A"/>
    <w:rsid w:val="001459C8"/>
    <w:rsid w:val="00166F84"/>
    <w:rsid w:val="001720C8"/>
    <w:rsid w:val="00177916"/>
    <w:rsid w:val="001803E2"/>
    <w:rsid w:val="00185471"/>
    <w:rsid w:val="00194F53"/>
    <w:rsid w:val="001A0A6D"/>
    <w:rsid w:val="001A1DC0"/>
    <w:rsid w:val="001A68E2"/>
    <w:rsid w:val="001B14A7"/>
    <w:rsid w:val="001B29A6"/>
    <w:rsid w:val="001B49A5"/>
    <w:rsid w:val="001B738E"/>
    <w:rsid w:val="001C0C35"/>
    <w:rsid w:val="001C117A"/>
    <w:rsid w:val="001C2316"/>
    <w:rsid w:val="001C362A"/>
    <w:rsid w:val="001C542E"/>
    <w:rsid w:val="001C64EA"/>
    <w:rsid w:val="001C66DD"/>
    <w:rsid w:val="001D146E"/>
    <w:rsid w:val="001E0516"/>
    <w:rsid w:val="001E1AC4"/>
    <w:rsid w:val="001E4CC1"/>
    <w:rsid w:val="001E52E8"/>
    <w:rsid w:val="001E5C44"/>
    <w:rsid w:val="00202288"/>
    <w:rsid w:val="00203A07"/>
    <w:rsid w:val="00204464"/>
    <w:rsid w:val="00211945"/>
    <w:rsid w:val="002133E9"/>
    <w:rsid w:val="002178A3"/>
    <w:rsid w:val="00217A9A"/>
    <w:rsid w:val="00223B40"/>
    <w:rsid w:val="00226553"/>
    <w:rsid w:val="002374EB"/>
    <w:rsid w:val="00240B93"/>
    <w:rsid w:val="00243074"/>
    <w:rsid w:val="00251CAE"/>
    <w:rsid w:val="00253615"/>
    <w:rsid w:val="0025623A"/>
    <w:rsid w:val="00256916"/>
    <w:rsid w:val="00260B01"/>
    <w:rsid w:val="00263F4A"/>
    <w:rsid w:val="00271CC4"/>
    <w:rsid w:val="002732EE"/>
    <w:rsid w:val="002850B1"/>
    <w:rsid w:val="00285A45"/>
    <w:rsid w:val="0028623B"/>
    <w:rsid w:val="00290424"/>
    <w:rsid w:val="002940E5"/>
    <w:rsid w:val="00297EB5"/>
    <w:rsid w:val="002A01F6"/>
    <w:rsid w:val="002A44A4"/>
    <w:rsid w:val="002B2C68"/>
    <w:rsid w:val="002C42B7"/>
    <w:rsid w:val="002C6234"/>
    <w:rsid w:val="002D0FE4"/>
    <w:rsid w:val="002D2455"/>
    <w:rsid w:val="002D476B"/>
    <w:rsid w:val="002D6009"/>
    <w:rsid w:val="002E42BF"/>
    <w:rsid w:val="002E5CB2"/>
    <w:rsid w:val="002F1035"/>
    <w:rsid w:val="002F1819"/>
    <w:rsid w:val="002F2FFB"/>
    <w:rsid w:val="002F6FF9"/>
    <w:rsid w:val="002F72C3"/>
    <w:rsid w:val="00300A53"/>
    <w:rsid w:val="00301305"/>
    <w:rsid w:val="00305003"/>
    <w:rsid w:val="00306236"/>
    <w:rsid w:val="003063A4"/>
    <w:rsid w:val="00314AEB"/>
    <w:rsid w:val="00317584"/>
    <w:rsid w:val="00320AB0"/>
    <w:rsid w:val="00323D0B"/>
    <w:rsid w:val="003243F2"/>
    <w:rsid w:val="00330505"/>
    <w:rsid w:val="00332A7A"/>
    <w:rsid w:val="00336813"/>
    <w:rsid w:val="00336F7A"/>
    <w:rsid w:val="00337E6F"/>
    <w:rsid w:val="003407A5"/>
    <w:rsid w:val="00345442"/>
    <w:rsid w:val="003521E6"/>
    <w:rsid w:val="0036432F"/>
    <w:rsid w:val="00367699"/>
    <w:rsid w:val="00370332"/>
    <w:rsid w:val="00370B5D"/>
    <w:rsid w:val="00371772"/>
    <w:rsid w:val="00375CE3"/>
    <w:rsid w:val="0039367D"/>
    <w:rsid w:val="00394C47"/>
    <w:rsid w:val="003A0D07"/>
    <w:rsid w:val="003A0D90"/>
    <w:rsid w:val="003A2304"/>
    <w:rsid w:val="003A454F"/>
    <w:rsid w:val="003A6F51"/>
    <w:rsid w:val="003B016F"/>
    <w:rsid w:val="003B0E22"/>
    <w:rsid w:val="003B66BE"/>
    <w:rsid w:val="003B7083"/>
    <w:rsid w:val="003C12E7"/>
    <w:rsid w:val="003C1906"/>
    <w:rsid w:val="003D144A"/>
    <w:rsid w:val="003D1B6C"/>
    <w:rsid w:val="003D21E9"/>
    <w:rsid w:val="003E03A2"/>
    <w:rsid w:val="003F2D47"/>
    <w:rsid w:val="003F2D74"/>
    <w:rsid w:val="003F621F"/>
    <w:rsid w:val="004004C9"/>
    <w:rsid w:val="00404871"/>
    <w:rsid w:val="004126CC"/>
    <w:rsid w:val="0042249F"/>
    <w:rsid w:val="0042670A"/>
    <w:rsid w:val="00427A09"/>
    <w:rsid w:val="004348AB"/>
    <w:rsid w:val="0043670C"/>
    <w:rsid w:val="00437EA3"/>
    <w:rsid w:val="004402FC"/>
    <w:rsid w:val="00440EB2"/>
    <w:rsid w:val="00444AEA"/>
    <w:rsid w:val="00451E0A"/>
    <w:rsid w:val="0045685E"/>
    <w:rsid w:val="00461AE1"/>
    <w:rsid w:val="004643A8"/>
    <w:rsid w:val="004658B6"/>
    <w:rsid w:val="0046642A"/>
    <w:rsid w:val="00466859"/>
    <w:rsid w:val="004711A1"/>
    <w:rsid w:val="0047148F"/>
    <w:rsid w:val="00472EB0"/>
    <w:rsid w:val="004771D2"/>
    <w:rsid w:val="00480FE5"/>
    <w:rsid w:val="00484287"/>
    <w:rsid w:val="00487635"/>
    <w:rsid w:val="00495B36"/>
    <w:rsid w:val="004A42E3"/>
    <w:rsid w:val="004A7933"/>
    <w:rsid w:val="004B07EB"/>
    <w:rsid w:val="004B0DAF"/>
    <w:rsid w:val="004B25A4"/>
    <w:rsid w:val="004B4D1C"/>
    <w:rsid w:val="004C39CD"/>
    <w:rsid w:val="004C53B5"/>
    <w:rsid w:val="004D28C0"/>
    <w:rsid w:val="004E027C"/>
    <w:rsid w:val="004E068F"/>
    <w:rsid w:val="004E0C66"/>
    <w:rsid w:val="004E0EBF"/>
    <w:rsid w:val="004E17FF"/>
    <w:rsid w:val="004F063E"/>
    <w:rsid w:val="004F2E50"/>
    <w:rsid w:val="004F3F89"/>
    <w:rsid w:val="004F4840"/>
    <w:rsid w:val="004F72DC"/>
    <w:rsid w:val="00513728"/>
    <w:rsid w:val="00513DC6"/>
    <w:rsid w:val="00515756"/>
    <w:rsid w:val="00520ED6"/>
    <w:rsid w:val="00523A3C"/>
    <w:rsid w:val="00525470"/>
    <w:rsid w:val="005278FA"/>
    <w:rsid w:val="00534592"/>
    <w:rsid w:val="005349F6"/>
    <w:rsid w:val="00537CC0"/>
    <w:rsid w:val="00540115"/>
    <w:rsid w:val="005435B1"/>
    <w:rsid w:val="005447AE"/>
    <w:rsid w:val="00552DAF"/>
    <w:rsid w:val="005579A0"/>
    <w:rsid w:val="00562D84"/>
    <w:rsid w:val="005658B3"/>
    <w:rsid w:val="00566CC2"/>
    <w:rsid w:val="00567D8E"/>
    <w:rsid w:val="0057164E"/>
    <w:rsid w:val="00574600"/>
    <w:rsid w:val="005754B0"/>
    <w:rsid w:val="005833B7"/>
    <w:rsid w:val="005836B6"/>
    <w:rsid w:val="0058406A"/>
    <w:rsid w:val="00586149"/>
    <w:rsid w:val="005863FD"/>
    <w:rsid w:val="005901B3"/>
    <w:rsid w:val="00591909"/>
    <w:rsid w:val="0059240C"/>
    <w:rsid w:val="0059483A"/>
    <w:rsid w:val="00595096"/>
    <w:rsid w:val="005A04B1"/>
    <w:rsid w:val="005A1185"/>
    <w:rsid w:val="005A3A5C"/>
    <w:rsid w:val="005A5C6C"/>
    <w:rsid w:val="005B47A9"/>
    <w:rsid w:val="005B6ADC"/>
    <w:rsid w:val="005C0D07"/>
    <w:rsid w:val="005C7524"/>
    <w:rsid w:val="005D42F3"/>
    <w:rsid w:val="005D5C2F"/>
    <w:rsid w:val="005D6A15"/>
    <w:rsid w:val="005E22EB"/>
    <w:rsid w:val="005F0006"/>
    <w:rsid w:val="005F5222"/>
    <w:rsid w:val="005F69D0"/>
    <w:rsid w:val="00602B5A"/>
    <w:rsid w:val="00606FFE"/>
    <w:rsid w:val="00607259"/>
    <w:rsid w:val="00610AB1"/>
    <w:rsid w:val="00612554"/>
    <w:rsid w:val="00620595"/>
    <w:rsid w:val="00622C87"/>
    <w:rsid w:val="00625267"/>
    <w:rsid w:val="006311C1"/>
    <w:rsid w:val="006312DF"/>
    <w:rsid w:val="006374C4"/>
    <w:rsid w:val="00640877"/>
    <w:rsid w:val="006410B1"/>
    <w:rsid w:val="0064291D"/>
    <w:rsid w:val="00643DAB"/>
    <w:rsid w:val="00653211"/>
    <w:rsid w:val="00653D4E"/>
    <w:rsid w:val="006549CC"/>
    <w:rsid w:val="0065642C"/>
    <w:rsid w:val="00656F2D"/>
    <w:rsid w:val="00657B2A"/>
    <w:rsid w:val="00661DCD"/>
    <w:rsid w:val="0066299E"/>
    <w:rsid w:val="006631B1"/>
    <w:rsid w:val="00672303"/>
    <w:rsid w:val="006756BC"/>
    <w:rsid w:val="00677F89"/>
    <w:rsid w:val="00680216"/>
    <w:rsid w:val="00680847"/>
    <w:rsid w:val="00686F4F"/>
    <w:rsid w:val="00687AA6"/>
    <w:rsid w:val="00691530"/>
    <w:rsid w:val="006935EE"/>
    <w:rsid w:val="006938E2"/>
    <w:rsid w:val="006948E4"/>
    <w:rsid w:val="00696966"/>
    <w:rsid w:val="006A0085"/>
    <w:rsid w:val="006A02DC"/>
    <w:rsid w:val="006A0376"/>
    <w:rsid w:val="006A33EA"/>
    <w:rsid w:val="006B1EEC"/>
    <w:rsid w:val="006B1FE2"/>
    <w:rsid w:val="006B310A"/>
    <w:rsid w:val="006B6AD2"/>
    <w:rsid w:val="006C246B"/>
    <w:rsid w:val="006C2AEE"/>
    <w:rsid w:val="006C3CF7"/>
    <w:rsid w:val="006C4E9C"/>
    <w:rsid w:val="006C6A36"/>
    <w:rsid w:val="006D26D9"/>
    <w:rsid w:val="006D29FD"/>
    <w:rsid w:val="006D3430"/>
    <w:rsid w:val="006E0BF6"/>
    <w:rsid w:val="006E1002"/>
    <w:rsid w:val="006E50BD"/>
    <w:rsid w:val="006E56B3"/>
    <w:rsid w:val="006E7788"/>
    <w:rsid w:val="006F06E8"/>
    <w:rsid w:val="00702B94"/>
    <w:rsid w:val="00711F72"/>
    <w:rsid w:val="00712589"/>
    <w:rsid w:val="00721EBE"/>
    <w:rsid w:val="007233E2"/>
    <w:rsid w:val="00726DDE"/>
    <w:rsid w:val="007352E4"/>
    <w:rsid w:val="00736053"/>
    <w:rsid w:val="00751AC4"/>
    <w:rsid w:val="00752E04"/>
    <w:rsid w:val="00753869"/>
    <w:rsid w:val="00764150"/>
    <w:rsid w:val="00764203"/>
    <w:rsid w:val="007659B9"/>
    <w:rsid w:val="0076789A"/>
    <w:rsid w:val="00771DF0"/>
    <w:rsid w:val="00774991"/>
    <w:rsid w:val="00775958"/>
    <w:rsid w:val="00780B41"/>
    <w:rsid w:val="007908A9"/>
    <w:rsid w:val="00791C19"/>
    <w:rsid w:val="00793B5F"/>
    <w:rsid w:val="007942EF"/>
    <w:rsid w:val="00794C35"/>
    <w:rsid w:val="007950CE"/>
    <w:rsid w:val="007B3E97"/>
    <w:rsid w:val="007B6635"/>
    <w:rsid w:val="007B77C3"/>
    <w:rsid w:val="007C46A3"/>
    <w:rsid w:val="007C5165"/>
    <w:rsid w:val="007C5D41"/>
    <w:rsid w:val="007D0591"/>
    <w:rsid w:val="007D0620"/>
    <w:rsid w:val="007D53B4"/>
    <w:rsid w:val="007E118D"/>
    <w:rsid w:val="007E13DF"/>
    <w:rsid w:val="007E6C33"/>
    <w:rsid w:val="007F0694"/>
    <w:rsid w:val="007F694E"/>
    <w:rsid w:val="007F6E14"/>
    <w:rsid w:val="00801264"/>
    <w:rsid w:val="00801A37"/>
    <w:rsid w:val="0080270C"/>
    <w:rsid w:val="0080573B"/>
    <w:rsid w:val="00806386"/>
    <w:rsid w:val="0080784D"/>
    <w:rsid w:val="00810835"/>
    <w:rsid w:val="0081189A"/>
    <w:rsid w:val="008144AA"/>
    <w:rsid w:val="008149FF"/>
    <w:rsid w:val="0081685E"/>
    <w:rsid w:val="00816C22"/>
    <w:rsid w:val="008205FA"/>
    <w:rsid w:val="00820CAB"/>
    <w:rsid w:val="00821AFF"/>
    <w:rsid w:val="008227DF"/>
    <w:rsid w:val="00823908"/>
    <w:rsid w:val="0082451D"/>
    <w:rsid w:val="008246C3"/>
    <w:rsid w:val="00824FCA"/>
    <w:rsid w:val="00825C0D"/>
    <w:rsid w:val="00835DD2"/>
    <w:rsid w:val="00836818"/>
    <w:rsid w:val="00843131"/>
    <w:rsid w:val="00845A15"/>
    <w:rsid w:val="00845A2F"/>
    <w:rsid w:val="0085024B"/>
    <w:rsid w:val="00850648"/>
    <w:rsid w:val="00850DC6"/>
    <w:rsid w:val="008537FC"/>
    <w:rsid w:val="00853CEA"/>
    <w:rsid w:val="00856781"/>
    <w:rsid w:val="00856FD7"/>
    <w:rsid w:val="0086358D"/>
    <w:rsid w:val="008647E0"/>
    <w:rsid w:val="008648AA"/>
    <w:rsid w:val="008678E9"/>
    <w:rsid w:val="00880798"/>
    <w:rsid w:val="00881CDD"/>
    <w:rsid w:val="0088525A"/>
    <w:rsid w:val="00885730"/>
    <w:rsid w:val="0089337A"/>
    <w:rsid w:val="00893A77"/>
    <w:rsid w:val="008959A9"/>
    <w:rsid w:val="00896C8A"/>
    <w:rsid w:val="008974FD"/>
    <w:rsid w:val="008A0E72"/>
    <w:rsid w:val="008A3A4D"/>
    <w:rsid w:val="008A49DF"/>
    <w:rsid w:val="008B160D"/>
    <w:rsid w:val="008B3045"/>
    <w:rsid w:val="008B3C3B"/>
    <w:rsid w:val="008B6E6F"/>
    <w:rsid w:val="008B6F33"/>
    <w:rsid w:val="008B70D6"/>
    <w:rsid w:val="008C05B7"/>
    <w:rsid w:val="008C41AA"/>
    <w:rsid w:val="008D146B"/>
    <w:rsid w:val="008D1D16"/>
    <w:rsid w:val="008D4329"/>
    <w:rsid w:val="008D47E6"/>
    <w:rsid w:val="008D73AA"/>
    <w:rsid w:val="008E0C88"/>
    <w:rsid w:val="008E129B"/>
    <w:rsid w:val="008E266F"/>
    <w:rsid w:val="008E370F"/>
    <w:rsid w:val="008F09A5"/>
    <w:rsid w:val="008F67A3"/>
    <w:rsid w:val="008F6C81"/>
    <w:rsid w:val="00910E41"/>
    <w:rsid w:val="00916467"/>
    <w:rsid w:val="009171B6"/>
    <w:rsid w:val="0093117C"/>
    <w:rsid w:val="009363D1"/>
    <w:rsid w:val="00940FEB"/>
    <w:rsid w:val="00942FAE"/>
    <w:rsid w:val="00943D7A"/>
    <w:rsid w:val="00944514"/>
    <w:rsid w:val="00945B84"/>
    <w:rsid w:val="00945BB3"/>
    <w:rsid w:val="00950C8D"/>
    <w:rsid w:val="009524CD"/>
    <w:rsid w:val="00952AAA"/>
    <w:rsid w:val="00967F2D"/>
    <w:rsid w:val="009763F6"/>
    <w:rsid w:val="00976C38"/>
    <w:rsid w:val="00980D44"/>
    <w:rsid w:val="00986399"/>
    <w:rsid w:val="009904F9"/>
    <w:rsid w:val="00993FFF"/>
    <w:rsid w:val="00994798"/>
    <w:rsid w:val="009A02BA"/>
    <w:rsid w:val="009A0657"/>
    <w:rsid w:val="009A0CFE"/>
    <w:rsid w:val="009A6862"/>
    <w:rsid w:val="009A73C2"/>
    <w:rsid w:val="009B5984"/>
    <w:rsid w:val="009C2EFF"/>
    <w:rsid w:val="009C7907"/>
    <w:rsid w:val="009E206B"/>
    <w:rsid w:val="009E2B4E"/>
    <w:rsid w:val="009E70E3"/>
    <w:rsid w:val="00A001BE"/>
    <w:rsid w:val="00A0450D"/>
    <w:rsid w:val="00A04A8F"/>
    <w:rsid w:val="00A06255"/>
    <w:rsid w:val="00A10F52"/>
    <w:rsid w:val="00A12B56"/>
    <w:rsid w:val="00A15C2F"/>
    <w:rsid w:val="00A177C6"/>
    <w:rsid w:val="00A204BD"/>
    <w:rsid w:val="00A207FD"/>
    <w:rsid w:val="00A221D9"/>
    <w:rsid w:val="00A24872"/>
    <w:rsid w:val="00A24F60"/>
    <w:rsid w:val="00A25E50"/>
    <w:rsid w:val="00A26147"/>
    <w:rsid w:val="00A27EB7"/>
    <w:rsid w:val="00A32F8A"/>
    <w:rsid w:val="00A36935"/>
    <w:rsid w:val="00A376D8"/>
    <w:rsid w:val="00A403DB"/>
    <w:rsid w:val="00A40FD5"/>
    <w:rsid w:val="00A411F3"/>
    <w:rsid w:val="00A463A2"/>
    <w:rsid w:val="00A464E8"/>
    <w:rsid w:val="00A51512"/>
    <w:rsid w:val="00A52C75"/>
    <w:rsid w:val="00A53ED6"/>
    <w:rsid w:val="00A54FF2"/>
    <w:rsid w:val="00A577D8"/>
    <w:rsid w:val="00A621FC"/>
    <w:rsid w:val="00A65A46"/>
    <w:rsid w:val="00A7012A"/>
    <w:rsid w:val="00A72496"/>
    <w:rsid w:val="00A74F2E"/>
    <w:rsid w:val="00A773C9"/>
    <w:rsid w:val="00A80544"/>
    <w:rsid w:val="00A80C9C"/>
    <w:rsid w:val="00A83179"/>
    <w:rsid w:val="00A87110"/>
    <w:rsid w:val="00A936C3"/>
    <w:rsid w:val="00A946D9"/>
    <w:rsid w:val="00A960A1"/>
    <w:rsid w:val="00A96F14"/>
    <w:rsid w:val="00AA0407"/>
    <w:rsid w:val="00AA38D9"/>
    <w:rsid w:val="00AA5575"/>
    <w:rsid w:val="00AA5849"/>
    <w:rsid w:val="00AB535E"/>
    <w:rsid w:val="00AB72CF"/>
    <w:rsid w:val="00AC3BA5"/>
    <w:rsid w:val="00AC7F5E"/>
    <w:rsid w:val="00AD02CB"/>
    <w:rsid w:val="00AE12F8"/>
    <w:rsid w:val="00AE204E"/>
    <w:rsid w:val="00AE47EB"/>
    <w:rsid w:val="00AE6DF1"/>
    <w:rsid w:val="00AE79DB"/>
    <w:rsid w:val="00AF0E55"/>
    <w:rsid w:val="00AF237A"/>
    <w:rsid w:val="00AF64F0"/>
    <w:rsid w:val="00AF69DC"/>
    <w:rsid w:val="00B00F84"/>
    <w:rsid w:val="00B01B31"/>
    <w:rsid w:val="00B01C61"/>
    <w:rsid w:val="00B079D8"/>
    <w:rsid w:val="00B14BC1"/>
    <w:rsid w:val="00B1629C"/>
    <w:rsid w:val="00B1697C"/>
    <w:rsid w:val="00B20F48"/>
    <w:rsid w:val="00B22673"/>
    <w:rsid w:val="00B25E3A"/>
    <w:rsid w:val="00B27C7A"/>
    <w:rsid w:val="00B342B7"/>
    <w:rsid w:val="00B36241"/>
    <w:rsid w:val="00B424A5"/>
    <w:rsid w:val="00B4491E"/>
    <w:rsid w:val="00B45EC2"/>
    <w:rsid w:val="00B47B51"/>
    <w:rsid w:val="00B55212"/>
    <w:rsid w:val="00B56A3B"/>
    <w:rsid w:val="00B62696"/>
    <w:rsid w:val="00B63F3C"/>
    <w:rsid w:val="00B65054"/>
    <w:rsid w:val="00B65FB4"/>
    <w:rsid w:val="00B676FC"/>
    <w:rsid w:val="00B702D7"/>
    <w:rsid w:val="00B72BAA"/>
    <w:rsid w:val="00B73E41"/>
    <w:rsid w:val="00B76C00"/>
    <w:rsid w:val="00B811DE"/>
    <w:rsid w:val="00B85298"/>
    <w:rsid w:val="00B94F2C"/>
    <w:rsid w:val="00B95041"/>
    <w:rsid w:val="00B9664A"/>
    <w:rsid w:val="00BA18A7"/>
    <w:rsid w:val="00BA4EF4"/>
    <w:rsid w:val="00BA51F1"/>
    <w:rsid w:val="00BA6978"/>
    <w:rsid w:val="00BA6B58"/>
    <w:rsid w:val="00BB15A9"/>
    <w:rsid w:val="00BB6AD3"/>
    <w:rsid w:val="00BB6DFE"/>
    <w:rsid w:val="00BB7549"/>
    <w:rsid w:val="00BC0256"/>
    <w:rsid w:val="00BC1EEC"/>
    <w:rsid w:val="00BD253D"/>
    <w:rsid w:val="00BD3C80"/>
    <w:rsid w:val="00BD5368"/>
    <w:rsid w:val="00BE5A86"/>
    <w:rsid w:val="00BE7304"/>
    <w:rsid w:val="00BF4B67"/>
    <w:rsid w:val="00BF6F5C"/>
    <w:rsid w:val="00BF7690"/>
    <w:rsid w:val="00C014C1"/>
    <w:rsid w:val="00C13640"/>
    <w:rsid w:val="00C1523E"/>
    <w:rsid w:val="00C21E28"/>
    <w:rsid w:val="00C2411D"/>
    <w:rsid w:val="00C34688"/>
    <w:rsid w:val="00C36543"/>
    <w:rsid w:val="00C37474"/>
    <w:rsid w:val="00C41F90"/>
    <w:rsid w:val="00C426E6"/>
    <w:rsid w:val="00C466ED"/>
    <w:rsid w:val="00C52795"/>
    <w:rsid w:val="00C55533"/>
    <w:rsid w:val="00C57600"/>
    <w:rsid w:val="00C612E9"/>
    <w:rsid w:val="00C6349F"/>
    <w:rsid w:val="00C65052"/>
    <w:rsid w:val="00C66135"/>
    <w:rsid w:val="00C675BB"/>
    <w:rsid w:val="00C706F2"/>
    <w:rsid w:val="00C71AB4"/>
    <w:rsid w:val="00C7492F"/>
    <w:rsid w:val="00C7608F"/>
    <w:rsid w:val="00C7610F"/>
    <w:rsid w:val="00C80AA8"/>
    <w:rsid w:val="00C815CE"/>
    <w:rsid w:val="00C81622"/>
    <w:rsid w:val="00C8391D"/>
    <w:rsid w:val="00C852AB"/>
    <w:rsid w:val="00C85AC2"/>
    <w:rsid w:val="00C86CEB"/>
    <w:rsid w:val="00C91401"/>
    <w:rsid w:val="00C9303A"/>
    <w:rsid w:val="00C963E0"/>
    <w:rsid w:val="00C9732A"/>
    <w:rsid w:val="00CA0C82"/>
    <w:rsid w:val="00CA1F31"/>
    <w:rsid w:val="00CA57F1"/>
    <w:rsid w:val="00CB29C6"/>
    <w:rsid w:val="00CC0320"/>
    <w:rsid w:val="00CC2330"/>
    <w:rsid w:val="00CC5586"/>
    <w:rsid w:val="00CC7D55"/>
    <w:rsid w:val="00CD2005"/>
    <w:rsid w:val="00CD3199"/>
    <w:rsid w:val="00CD3A28"/>
    <w:rsid w:val="00CD5911"/>
    <w:rsid w:val="00CE3076"/>
    <w:rsid w:val="00CE47C8"/>
    <w:rsid w:val="00CE560A"/>
    <w:rsid w:val="00CE7E6A"/>
    <w:rsid w:val="00D0127B"/>
    <w:rsid w:val="00D03B20"/>
    <w:rsid w:val="00D12445"/>
    <w:rsid w:val="00D1494E"/>
    <w:rsid w:val="00D14C20"/>
    <w:rsid w:val="00D153FD"/>
    <w:rsid w:val="00D16789"/>
    <w:rsid w:val="00D172CD"/>
    <w:rsid w:val="00D22548"/>
    <w:rsid w:val="00D23A37"/>
    <w:rsid w:val="00D260D7"/>
    <w:rsid w:val="00D268B1"/>
    <w:rsid w:val="00D33EF6"/>
    <w:rsid w:val="00D4270C"/>
    <w:rsid w:val="00D441F8"/>
    <w:rsid w:val="00D44DF6"/>
    <w:rsid w:val="00D5249E"/>
    <w:rsid w:val="00D52AB0"/>
    <w:rsid w:val="00D72BFC"/>
    <w:rsid w:val="00D73756"/>
    <w:rsid w:val="00D73BC6"/>
    <w:rsid w:val="00D762CA"/>
    <w:rsid w:val="00D80DF0"/>
    <w:rsid w:val="00D8200F"/>
    <w:rsid w:val="00D86832"/>
    <w:rsid w:val="00D936EC"/>
    <w:rsid w:val="00D940FF"/>
    <w:rsid w:val="00D94171"/>
    <w:rsid w:val="00D948F2"/>
    <w:rsid w:val="00D94B91"/>
    <w:rsid w:val="00DA00EB"/>
    <w:rsid w:val="00DB0EE2"/>
    <w:rsid w:val="00DB1EA6"/>
    <w:rsid w:val="00DB7464"/>
    <w:rsid w:val="00DC7663"/>
    <w:rsid w:val="00DD04DF"/>
    <w:rsid w:val="00DD2C49"/>
    <w:rsid w:val="00DD6380"/>
    <w:rsid w:val="00DD6DD6"/>
    <w:rsid w:val="00DE6085"/>
    <w:rsid w:val="00DE6C65"/>
    <w:rsid w:val="00DE6CBF"/>
    <w:rsid w:val="00DE6F3C"/>
    <w:rsid w:val="00DF6B96"/>
    <w:rsid w:val="00DF7648"/>
    <w:rsid w:val="00E11B7D"/>
    <w:rsid w:val="00E11F34"/>
    <w:rsid w:val="00E1404F"/>
    <w:rsid w:val="00E150BF"/>
    <w:rsid w:val="00E177B5"/>
    <w:rsid w:val="00E2139B"/>
    <w:rsid w:val="00E21480"/>
    <w:rsid w:val="00E2339E"/>
    <w:rsid w:val="00E4068A"/>
    <w:rsid w:val="00E429F3"/>
    <w:rsid w:val="00E45108"/>
    <w:rsid w:val="00E51D54"/>
    <w:rsid w:val="00E53EEB"/>
    <w:rsid w:val="00E548B0"/>
    <w:rsid w:val="00E5736B"/>
    <w:rsid w:val="00E7452B"/>
    <w:rsid w:val="00E75C3C"/>
    <w:rsid w:val="00E80C30"/>
    <w:rsid w:val="00E821B7"/>
    <w:rsid w:val="00E840C0"/>
    <w:rsid w:val="00E858E1"/>
    <w:rsid w:val="00E9290B"/>
    <w:rsid w:val="00E946F2"/>
    <w:rsid w:val="00E9700C"/>
    <w:rsid w:val="00EA1227"/>
    <w:rsid w:val="00EA48F0"/>
    <w:rsid w:val="00EB603F"/>
    <w:rsid w:val="00EB7E1E"/>
    <w:rsid w:val="00EC07A9"/>
    <w:rsid w:val="00EC2B49"/>
    <w:rsid w:val="00ED0418"/>
    <w:rsid w:val="00ED3FAF"/>
    <w:rsid w:val="00ED6E52"/>
    <w:rsid w:val="00EF08F3"/>
    <w:rsid w:val="00EF1157"/>
    <w:rsid w:val="00EF1ABA"/>
    <w:rsid w:val="00EF1DF8"/>
    <w:rsid w:val="00EF528F"/>
    <w:rsid w:val="00F0181C"/>
    <w:rsid w:val="00F01FD6"/>
    <w:rsid w:val="00F135BE"/>
    <w:rsid w:val="00F204D8"/>
    <w:rsid w:val="00F20A7A"/>
    <w:rsid w:val="00F25200"/>
    <w:rsid w:val="00F31347"/>
    <w:rsid w:val="00F31E64"/>
    <w:rsid w:val="00F31E66"/>
    <w:rsid w:val="00F37AC9"/>
    <w:rsid w:val="00F37B9C"/>
    <w:rsid w:val="00F424E4"/>
    <w:rsid w:val="00F451E1"/>
    <w:rsid w:val="00F4609A"/>
    <w:rsid w:val="00F541BE"/>
    <w:rsid w:val="00F56A64"/>
    <w:rsid w:val="00F57707"/>
    <w:rsid w:val="00F612AB"/>
    <w:rsid w:val="00F638FC"/>
    <w:rsid w:val="00F71358"/>
    <w:rsid w:val="00F71531"/>
    <w:rsid w:val="00F733F2"/>
    <w:rsid w:val="00F7648B"/>
    <w:rsid w:val="00F8086C"/>
    <w:rsid w:val="00F826E8"/>
    <w:rsid w:val="00F83166"/>
    <w:rsid w:val="00F8468D"/>
    <w:rsid w:val="00F85793"/>
    <w:rsid w:val="00F95EEF"/>
    <w:rsid w:val="00FA0279"/>
    <w:rsid w:val="00FA0EB2"/>
    <w:rsid w:val="00FA18A7"/>
    <w:rsid w:val="00FA19CE"/>
    <w:rsid w:val="00FA3D74"/>
    <w:rsid w:val="00FA3F6F"/>
    <w:rsid w:val="00FA4C1D"/>
    <w:rsid w:val="00FA5D51"/>
    <w:rsid w:val="00FB4D9C"/>
    <w:rsid w:val="00FB7DB7"/>
    <w:rsid w:val="00FB7EB8"/>
    <w:rsid w:val="00FC0275"/>
    <w:rsid w:val="00FC4EFC"/>
    <w:rsid w:val="00FC695F"/>
    <w:rsid w:val="00FC7B3D"/>
    <w:rsid w:val="00FE0FA9"/>
    <w:rsid w:val="00FE1A14"/>
    <w:rsid w:val="00FF0A32"/>
    <w:rsid w:val="00FF0DA5"/>
    <w:rsid w:val="00FF44AC"/>
    <w:rsid w:val="00FF6737"/>
    <w:rsid w:val="00FF74EA"/>
    <w:rsid w:val="0145B107"/>
    <w:rsid w:val="07872415"/>
    <w:rsid w:val="07AD75CF"/>
    <w:rsid w:val="0D68DE29"/>
    <w:rsid w:val="113E7323"/>
    <w:rsid w:val="12B74F48"/>
    <w:rsid w:val="14B5F8E2"/>
    <w:rsid w:val="1B3BC078"/>
    <w:rsid w:val="1DC2D0EA"/>
    <w:rsid w:val="261568DD"/>
    <w:rsid w:val="29F88214"/>
    <w:rsid w:val="2CDF9729"/>
    <w:rsid w:val="2D328459"/>
    <w:rsid w:val="31801247"/>
    <w:rsid w:val="31AB5F2B"/>
    <w:rsid w:val="39F0F93A"/>
    <w:rsid w:val="3C7F86CE"/>
    <w:rsid w:val="3D6ED7A2"/>
    <w:rsid w:val="3F311FE5"/>
    <w:rsid w:val="3FABE1A2"/>
    <w:rsid w:val="4571A6D9"/>
    <w:rsid w:val="4A9C58CB"/>
    <w:rsid w:val="4F7CC2E6"/>
    <w:rsid w:val="5AD0092C"/>
    <w:rsid w:val="5C8D9772"/>
    <w:rsid w:val="624B6CDC"/>
    <w:rsid w:val="63AAE007"/>
    <w:rsid w:val="67D7E601"/>
    <w:rsid w:val="6A8C4392"/>
    <w:rsid w:val="6AF296F2"/>
    <w:rsid w:val="6CF36C7B"/>
    <w:rsid w:val="6DED8480"/>
    <w:rsid w:val="6FA3582B"/>
    <w:rsid w:val="7138219D"/>
    <w:rsid w:val="731A6740"/>
    <w:rsid w:val="7B7601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CC23206"/>
  <w15:docId w15:val="{797D363E-8786-492B-AC64-B4992F1A0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7C3"/>
    <w:rPr>
      <w:rFonts w:eastAsia="Times New Roman"/>
    </w:rPr>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D0127B"/>
  </w:style>
  <w:style w:type="character" w:styleId="CommentReference">
    <w:name w:val="annotation reference"/>
    <w:basedOn w:val="DefaultParagraphFont"/>
    <w:uiPriority w:val="99"/>
    <w:semiHidden/>
    <w:unhideWhenUsed/>
    <w:rsid w:val="009A0CFE"/>
    <w:rPr>
      <w:sz w:val="16"/>
      <w:szCs w:val="16"/>
    </w:rPr>
  </w:style>
  <w:style w:type="paragraph" w:styleId="CommentText">
    <w:name w:val="annotation text"/>
    <w:basedOn w:val="Normal"/>
    <w:link w:val="CommentTextChar"/>
    <w:uiPriority w:val="99"/>
    <w:semiHidden/>
    <w:unhideWhenUsed/>
    <w:rsid w:val="009A0CFE"/>
    <w:rPr>
      <w:sz w:val="20"/>
      <w:szCs w:val="20"/>
    </w:rPr>
  </w:style>
  <w:style w:type="character" w:customStyle="1" w:styleId="CommentTextChar">
    <w:name w:val="Comment Text Char"/>
    <w:basedOn w:val="DefaultParagraphFont"/>
    <w:link w:val="CommentText"/>
    <w:uiPriority w:val="99"/>
    <w:semiHidden/>
    <w:rsid w:val="009A0CFE"/>
    <w:rPr>
      <w:sz w:val="20"/>
      <w:szCs w:val="20"/>
    </w:rPr>
  </w:style>
  <w:style w:type="paragraph" w:styleId="CommentSubject">
    <w:name w:val="annotation subject"/>
    <w:basedOn w:val="CommentText"/>
    <w:next w:val="CommentText"/>
    <w:link w:val="CommentSubjectChar"/>
    <w:uiPriority w:val="99"/>
    <w:semiHidden/>
    <w:unhideWhenUsed/>
    <w:rsid w:val="009A0CFE"/>
    <w:rPr>
      <w:b/>
      <w:bCs/>
    </w:rPr>
  </w:style>
  <w:style w:type="character" w:customStyle="1" w:styleId="CommentSubjectChar">
    <w:name w:val="Comment Subject Char"/>
    <w:basedOn w:val="CommentTextChar"/>
    <w:link w:val="CommentSubject"/>
    <w:uiPriority w:val="99"/>
    <w:semiHidden/>
    <w:rsid w:val="009A0CFE"/>
    <w:rPr>
      <w:b/>
      <w:bCs/>
      <w:sz w:val="20"/>
      <w:szCs w:val="20"/>
    </w:rPr>
  </w:style>
  <w:style w:type="paragraph" w:styleId="NormalWeb">
    <w:name w:val="Normal (Web)"/>
    <w:basedOn w:val="Normal"/>
    <w:uiPriority w:val="99"/>
    <w:semiHidden/>
    <w:unhideWhenUsed/>
    <w:rsid w:val="00AA38D9"/>
    <w:pPr>
      <w:spacing w:before="100" w:beforeAutospacing="1" w:after="100" w:afterAutospacing="1"/>
    </w:pPr>
    <w:rPr>
      <w:rFonts w:ascii="Times New Roman" w:hAnsi="Times New Roman" w:cs="Times New Roman"/>
      <w:sz w:val="24"/>
      <w:szCs w:val="24"/>
      <w:lang w:val="en-US" w:eastAsia="en-US"/>
    </w:rPr>
  </w:style>
  <w:style w:type="character" w:customStyle="1" w:styleId="Heading2Char">
    <w:name w:val="Heading 2 Char"/>
    <w:basedOn w:val="DefaultParagraphFont"/>
    <w:link w:val="Heading2"/>
    <w:uiPriority w:val="9"/>
    <w:rsid w:val="001C64EA"/>
    <w:rPr>
      <w:color w:val="2E74B5"/>
      <w:sz w:val="26"/>
      <w:szCs w:val="26"/>
    </w:rPr>
  </w:style>
  <w:style w:type="paragraph" w:customStyle="1" w:styleId="font-claude-response-body">
    <w:name w:val="font-claude-response-body"/>
    <w:basedOn w:val="Normal"/>
    <w:rsid w:val="00240B93"/>
    <w:pPr>
      <w:spacing w:before="100" w:beforeAutospacing="1" w:after="100" w:afterAutospacing="1"/>
    </w:pPr>
    <w:rPr>
      <w:rFonts w:ascii="Times New Roman" w:hAnsi="Times New Roman" w:cs="Times New Roman"/>
      <w:sz w:val="24"/>
      <w:szCs w:val="24"/>
      <w:lang w:val="en-US" w:eastAsia="en-US"/>
    </w:rPr>
  </w:style>
  <w:style w:type="character" w:styleId="Strong">
    <w:name w:val="Strong"/>
    <w:basedOn w:val="DefaultParagraphFont"/>
    <w:uiPriority w:val="22"/>
    <w:qFormat/>
    <w:rsid w:val="00240B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fd74297-59f6-4696-ab84-ce036dd73eeb" xsi:nil="true"/>
    <lcf76f155ced4ddcb4097134ff3c332f xmlns="9d45a852-7f51-416a-b080-785a702cf5a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1818106FE30E449A7D506E5126AD08" ma:contentTypeVersion="11" ma:contentTypeDescription="Create a new document." ma:contentTypeScope="" ma:versionID="483b8bf7ece698ab96facaf761c03548">
  <xsd:schema xmlns:xsd="http://www.w3.org/2001/XMLSchema" xmlns:xs="http://www.w3.org/2001/XMLSchema" xmlns:p="http://schemas.microsoft.com/office/2006/metadata/properties" xmlns:ns2="9d45a852-7f51-416a-b080-785a702cf5a6" xmlns:ns3="7fd74297-59f6-4696-ab84-ce036dd73eeb" targetNamespace="http://schemas.microsoft.com/office/2006/metadata/properties" ma:root="true" ma:fieldsID="79a4c03489077f5ffcf97e8f0ebb5a53" ns2:_="" ns3:_="">
    <xsd:import namespace="9d45a852-7f51-416a-b080-785a702cf5a6"/>
    <xsd:import namespace="7fd74297-59f6-4696-ab84-ce036dd73ee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5a852-7f51-416a-b080-785a702cf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34886a-24b0-4193-9adb-147cb078c69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d74297-59f6-4696-ab84-ce036dd73ee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f8ca045-1193-4ba1-a7f1-04998750b119}" ma:internalName="TaxCatchAll" ma:showField="CatchAllData" ma:web="7fd74297-59f6-4696-ab84-ce036dd73e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8E38C9-B917-40DB-8EB7-A496C7575D02}">
  <ds:schemaRefs>
    <ds:schemaRef ds:uri="http://schemas.microsoft.com/office/2006/metadata/properties"/>
    <ds:schemaRef ds:uri="http://schemas.microsoft.com/office/infopath/2007/PartnerControls"/>
    <ds:schemaRef ds:uri="7fd74297-59f6-4696-ab84-ce036dd73eeb"/>
    <ds:schemaRef ds:uri="9d45a852-7f51-416a-b080-785a702cf5a6"/>
  </ds:schemaRefs>
</ds:datastoreItem>
</file>

<file path=customXml/itemProps2.xml><?xml version="1.0" encoding="utf-8"?>
<ds:datastoreItem xmlns:ds="http://schemas.openxmlformats.org/officeDocument/2006/customXml" ds:itemID="{8A327AEE-B9BA-4DC2-854F-093EBA8D4F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45a852-7f51-416a-b080-785a702cf5a6"/>
    <ds:schemaRef ds:uri="7fd74297-59f6-4696-ab84-ce036dd73e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B494E7-70C1-45D5-9616-C7C2FAC83A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Alexander Rien</cp:lastModifiedBy>
  <cp:revision>317</cp:revision>
  <dcterms:created xsi:type="dcterms:W3CDTF">2026-04-29T14:18:00Z</dcterms:created>
  <dcterms:modified xsi:type="dcterms:W3CDTF">2026-05-05T13:29:00Z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0x010100DA1818106FE30E449A7D506E5126AD08</vt:lpwstr>
  </property>
  <property fmtid="{D5CDD505-2E9C-101B-9397-08002B2CF9AE}" pid="3" name="MediaServiceImageTags">
    <vt:lpwstr/>
  </property>
</Properties>
</file>
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84C0E" w14:textId="77777777" w:rsidR="00E41EBD" w:rsidRDefault="006A51F3">
      <w:pPr>
        <w:spacing w:before="1200" w:after="200"/>
        <w:jc w:val="center"/>
      </w:pPr>
      <w:commentRangeStart w:id="0"/>
      <w:r>
        <w:rPr>
          <w:b/>
          <w:bCs/>
          <w:sz w:val="56"/>
          <w:szCs w:val="56"/>
        </w:rPr>
        <w:t>NextGen Equity Partners</w:t>
      </w:r>
      <w:commentRangeEnd w:id="0"/>
      <w:r w:rsidR="0001680A">
        <w:rPr>
          <w:rStyle w:val="Kommentarzeichen"/>
          <w:sz w:val="22"/>
          <w:szCs w:val="22"/>
        </w:rPr>
        <w:commentReference w:id="0"/>
      </w:r>
    </w:p>
    <w:p w14:paraId="5CAA7B84" w14:textId="77777777" w:rsidR="00E41EBD" w:rsidRDefault="006A51F3">
      <w:pPr>
        <w:spacing w:after="200"/>
        <w:jc w:val="center"/>
      </w:pPr>
      <w:r>
        <w:rPr>
          <w:sz w:val="32"/>
          <w:szCs w:val="32"/>
        </w:rPr>
        <w:t>Website-Texte – alle Seiten</w:t>
      </w:r>
    </w:p>
    <w:p w14:paraId="13516D45" w14:textId="77777777" w:rsidR="00E41EBD" w:rsidRDefault="006A51F3">
      <w:pPr>
        <w:spacing w:after="1200"/>
        <w:jc w:val="center"/>
      </w:pPr>
      <w:r>
        <w:rPr>
          <w:i/>
          <w:iCs/>
          <w:color w:val="888888"/>
          <w:sz w:val="20"/>
          <w:szCs w:val="20"/>
        </w:rPr>
        <w:t>Stand: April 2026</w:t>
      </w:r>
    </w:p>
    <w:p w14:paraId="35D99C46" w14:textId="77777777" w:rsidR="00E41EBD" w:rsidRDefault="006A51F3">
      <w:pPr>
        <w:pStyle w:val="Heading1"/>
      </w:pPr>
      <w:r>
        <w:t>Navigation (auf allen Seiten)</w:t>
      </w:r>
    </w:p>
    <w:p w14:paraId="784D09B6" w14:textId="77777777" w:rsidR="00E41EBD" w:rsidRDefault="006A51F3">
      <w:pPr>
        <w:pStyle w:val="ListParagraph"/>
        <w:numPr>
          <w:ilvl w:val="0"/>
          <w:numId w:val="2"/>
        </w:numPr>
        <w:spacing w:after="80"/>
      </w:pPr>
      <w:commentRangeStart w:id="2"/>
      <w:r>
        <w:t>Home</w:t>
      </w:r>
      <w:commentRangeEnd w:id="2"/>
      <w:r w:rsidR="0049006E">
        <w:rPr>
          <w:rStyle w:val="Kommentarzeichen"/>
          <w:sz w:val="22"/>
          <w:szCs w:val="22"/>
        </w:rPr>
        <w:commentReference w:id="2"/>
      </w:r>
    </w:p>
    <w:p w14:paraId="3E7A749E" w14:textId="77777777" w:rsidR="00E41EBD" w:rsidRDefault="006A51F3">
      <w:pPr>
        <w:pStyle w:val="ListParagraph"/>
        <w:numPr>
          <w:ilvl w:val="0"/>
          <w:numId w:val="2"/>
        </w:numPr>
        <w:spacing w:after="80"/>
      </w:pPr>
      <w:r>
        <w:t>Profil</w:t>
      </w:r>
    </w:p>
    <w:p w14:paraId="7AD8A1A5" w14:textId="6EF1C48C" w:rsidR="00E41EBD" w:rsidRDefault="006A51F3">
      <w:pPr>
        <w:pStyle w:val="ListParagraph"/>
        <w:numPr>
          <w:ilvl w:val="0"/>
          <w:numId w:val="2"/>
        </w:numPr>
        <w:spacing w:after="80"/>
      </w:pPr>
      <w:r>
        <w:t>Ansatz</w:t>
      </w:r>
      <w:ins w:id="3" w:author="Leander Heyken" w:date="2026-04-28T16:08:00Z" w16du:dateUtc="2026-04-28T14:08:00Z">
        <w:r w:rsidR="0049006E">
          <w:t xml:space="preserve"> &amp; Strategie</w:t>
        </w:r>
      </w:ins>
    </w:p>
    <w:p w14:paraId="63BE2562" w14:textId="77777777" w:rsidR="00E41EBD" w:rsidRDefault="006A51F3">
      <w:pPr>
        <w:pStyle w:val="ListParagraph"/>
        <w:numPr>
          <w:ilvl w:val="0"/>
          <w:numId w:val="2"/>
        </w:numPr>
        <w:spacing w:after="80"/>
      </w:pPr>
      <w:r>
        <w:t>KI &amp; Wertsteigerung</w:t>
      </w:r>
    </w:p>
    <w:p w14:paraId="10AD16C4" w14:textId="77777777" w:rsidR="00E41EBD" w:rsidRDefault="006A51F3">
      <w:pPr>
        <w:pStyle w:val="ListParagraph"/>
        <w:numPr>
          <w:ilvl w:val="0"/>
          <w:numId w:val="2"/>
        </w:numPr>
        <w:spacing w:after="80"/>
      </w:pPr>
      <w:r>
        <w:t>Beteiligungen</w:t>
      </w:r>
    </w:p>
    <w:p w14:paraId="5B4F21D6" w14:textId="77777777" w:rsidR="00E41EBD" w:rsidRDefault="006A51F3">
      <w:pPr>
        <w:pStyle w:val="ListParagraph"/>
        <w:numPr>
          <w:ilvl w:val="0"/>
          <w:numId w:val="2"/>
        </w:numPr>
        <w:spacing w:after="80"/>
      </w:pPr>
      <w:r>
        <w:t>Team</w:t>
      </w:r>
    </w:p>
    <w:p w14:paraId="47FFDC64" w14:textId="1A4572CB" w:rsidR="004B21C9" w:rsidRDefault="004A72ED">
      <w:pPr>
        <w:pStyle w:val="ListParagraph"/>
        <w:numPr>
          <w:ilvl w:val="0"/>
          <w:numId w:val="2"/>
        </w:numPr>
        <w:spacing w:after="80"/>
        <w:rPr>
          <w:ins w:id="4" w:author="Leander Heyken" w:date="2026-04-28T16:09:00Z" w16du:dateUtc="2026-04-28T14:09:00Z"/>
        </w:rPr>
      </w:pPr>
      <w:ins w:id="5" w:author="Leander Heyken" w:date="2026-04-28T16:09:00Z" w16du:dateUtc="2026-04-28T14:09:00Z">
        <w:r>
          <w:t>News</w:t>
        </w:r>
        <w:r w:rsidR="007E0107">
          <w:t xml:space="preserve">/Insights (erstmal noch </w:t>
        </w:r>
        <w:r w:rsidR="00EF3EA7">
          <w:t>nicht sichtbar</w:t>
        </w:r>
        <w:r w:rsidR="0012671D">
          <w:t>)</w:t>
        </w:r>
      </w:ins>
    </w:p>
    <w:p w14:paraId="05D1F745" w14:textId="5620EBB8" w:rsidR="00E41EBD" w:rsidRDefault="006A51F3">
      <w:pPr>
        <w:pStyle w:val="ListParagraph"/>
        <w:numPr>
          <w:ilvl w:val="0"/>
          <w:numId w:val="2"/>
        </w:numPr>
        <w:spacing w:after="80"/>
      </w:pPr>
      <w:r>
        <w:t>Kontakt</w:t>
      </w:r>
    </w:p>
    <w:p w14:paraId="6307D473" w14:textId="77777777" w:rsidR="00E41EBD" w:rsidRDefault="006A51F3">
      <w:pPr>
        <w:pStyle w:val="Heading1"/>
      </w:pPr>
      <w:r>
        <w:t>Footer (auf allen Seiten)</w:t>
      </w:r>
    </w:p>
    <w:p w14:paraId="3E6E3D6F" w14:textId="77777777" w:rsidR="00E41EBD" w:rsidRDefault="006A51F3">
      <w:pPr>
        <w:spacing w:after="120"/>
      </w:pPr>
      <w:r>
        <w:t>NextGen Equity Partners GmbH · München</w:t>
      </w:r>
    </w:p>
    <w:p w14:paraId="26379641" w14:textId="77777777" w:rsidR="00E41EBD" w:rsidRDefault="006A51F3">
      <w:pPr>
        <w:spacing w:after="120"/>
      </w:pPr>
      <w:r>
        <w:t>© 2026 · Alle Rechte vorbehalten</w:t>
      </w:r>
    </w:p>
    <w:p w14:paraId="3D8C07AA" w14:textId="77777777" w:rsidR="00E41EBD" w:rsidRDefault="006A51F3">
      <w:pPr>
        <w:spacing w:after="120"/>
      </w:pPr>
      <w:r>
        <w:t xml:space="preserve">Impressum · Datenschutz · </w:t>
      </w:r>
      <w:commentRangeStart w:id="6"/>
      <w:r>
        <w:t>Kontakt</w:t>
      </w:r>
      <w:commentRangeEnd w:id="6"/>
      <w:r w:rsidR="00EC7C0D">
        <w:rPr>
          <w:rStyle w:val="Kommentarzeichen"/>
          <w:sz w:val="22"/>
          <w:szCs w:val="22"/>
        </w:rPr>
        <w:commentReference w:id="6"/>
      </w:r>
    </w:p>
    <w:p w14:paraId="400EEC9C" w14:textId="77777777" w:rsidR="00E41EBD" w:rsidRDefault="006A51F3">
      <w:pPr>
        <w:pStyle w:val="Heading1"/>
      </w:pPr>
      <w:r>
        <w:t>Impressum-Modal (auf allen Seiten)</w:t>
      </w:r>
    </w:p>
    <w:p w14:paraId="1797ED13" w14:textId="77777777" w:rsidR="00E41EBD" w:rsidRDefault="006A51F3">
      <w:pPr>
        <w:spacing w:before="100" w:after="40"/>
      </w:pPr>
      <w:r>
        <w:rPr>
          <w:b/>
          <w:bCs/>
          <w:color w:val="666666"/>
          <w:sz w:val="18"/>
          <w:szCs w:val="18"/>
        </w:rPr>
        <w:t>EYEBROW</w:t>
      </w:r>
    </w:p>
    <w:p w14:paraId="3A6EA18F" w14:textId="77777777" w:rsidR="00E41EBD" w:rsidRDefault="006A51F3">
      <w:pPr>
        <w:spacing w:after="120"/>
      </w:pPr>
      <w:r>
        <w:t>Rechtliches</w:t>
      </w:r>
    </w:p>
    <w:p w14:paraId="4138B282" w14:textId="77777777" w:rsidR="00E41EBD" w:rsidRDefault="006A51F3">
      <w:pPr>
        <w:spacing w:before="100" w:after="40"/>
      </w:pPr>
      <w:r>
        <w:rPr>
          <w:b/>
          <w:bCs/>
          <w:color w:val="666666"/>
          <w:sz w:val="18"/>
          <w:szCs w:val="18"/>
        </w:rPr>
        <w:t>TITEL</w:t>
      </w:r>
    </w:p>
    <w:p w14:paraId="3724EA9C" w14:textId="77777777" w:rsidR="00E41EBD" w:rsidRDefault="006A51F3">
      <w:pPr>
        <w:spacing w:after="120"/>
      </w:pPr>
      <w:r>
        <w:t>Impressum</w:t>
      </w:r>
    </w:p>
    <w:p w14:paraId="1E494428" w14:textId="77777777" w:rsidR="00E41EBD" w:rsidRDefault="006A51F3">
      <w:pPr>
        <w:pStyle w:val="Heading3"/>
      </w:pPr>
      <w:r>
        <w:t>Angaben gemäß § 5 TMG</w:t>
      </w:r>
    </w:p>
    <w:p w14:paraId="7BC87211" w14:textId="77777777" w:rsidR="00E41EBD" w:rsidRDefault="006A51F3">
      <w:pPr>
        <w:spacing w:after="120"/>
      </w:pPr>
      <w:r>
        <w:t>NextGen Equity Partners GmbH</w:t>
      </w:r>
    </w:p>
    <w:p w14:paraId="53CCF793" w14:textId="77777777" w:rsidR="00E41EBD" w:rsidRDefault="006A51F3">
      <w:pPr>
        <w:spacing w:after="120"/>
      </w:pPr>
      <w:r>
        <w:t>München, Deutschland</w:t>
      </w:r>
    </w:p>
    <w:p w14:paraId="7942B6EA" w14:textId="77777777" w:rsidR="00E41EBD" w:rsidRDefault="006A51F3">
      <w:pPr>
        <w:pStyle w:val="Heading3"/>
      </w:pPr>
      <w:r>
        <w:t>Kontakt</w:t>
      </w:r>
    </w:p>
    <w:p w14:paraId="0F701A29" w14:textId="77777777" w:rsidR="00E41EBD" w:rsidRDefault="006A51F3">
      <w:pPr>
        <w:spacing w:after="120"/>
      </w:pPr>
      <w:r>
        <w:t xml:space="preserve">E-Mail: </w:t>
      </w:r>
      <w:commentRangeStart w:id="7"/>
      <w:r>
        <w:t>info@nextgen-equity.com</w:t>
      </w:r>
      <w:commentRangeEnd w:id="7"/>
      <w:r w:rsidR="00262B3F">
        <w:rPr>
          <w:rStyle w:val="Kommentarzeichen"/>
          <w:sz w:val="22"/>
          <w:szCs w:val="22"/>
        </w:rPr>
        <w:commentReference w:id="7"/>
      </w:r>
    </w:p>
    <w:p w14:paraId="5AA840A1" w14:textId="77777777" w:rsidR="00E41EBD" w:rsidRDefault="006A51F3">
      <w:r>
        <w:br w:type="page"/>
      </w:r>
    </w:p>
    <w:p w14:paraId="03C44100" w14:textId="77777777" w:rsidR="00E41EBD" w:rsidRDefault="006A51F3">
      <w:pPr>
        <w:pStyle w:val="Heading1"/>
      </w:pPr>
      <w:r>
        <w:t>1. Home (index.html)</w:t>
      </w:r>
    </w:p>
    <w:p w14:paraId="1AFE4EAE" w14:textId="77777777" w:rsidR="00E41EBD" w:rsidRDefault="006A51F3">
      <w:pPr>
        <w:spacing w:before="100" w:after="40"/>
      </w:pPr>
      <w:r>
        <w:rPr>
          <w:b/>
          <w:bCs/>
          <w:color w:val="666666"/>
          <w:sz w:val="18"/>
          <w:szCs w:val="18"/>
        </w:rPr>
        <w:t>META-TITLE</w:t>
      </w:r>
    </w:p>
    <w:p w14:paraId="291D2D19" w14:textId="77777777" w:rsidR="00E41EBD" w:rsidRDefault="006A51F3">
      <w:pPr>
        <w:spacing w:after="120"/>
      </w:pPr>
      <w:r>
        <w:t xml:space="preserve">NextGen Equity Partners – </w:t>
      </w:r>
      <w:commentRangeStart w:id="8"/>
      <w:r>
        <w:t>Wir machen digitale Marktführer</w:t>
      </w:r>
      <w:commentRangeEnd w:id="8"/>
      <w:r w:rsidR="00B06788">
        <w:rPr>
          <w:rStyle w:val="Kommentarzeichen"/>
          <w:sz w:val="22"/>
          <w:szCs w:val="22"/>
        </w:rPr>
        <w:commentReference w:id="8"/>
      </w:r>
      <w:r>
        <w:t>.</w:t>
      </w:r>
    </w:p>
    <w:p w14:paraId="5F57E149" w14:textId="77777777" w:rsidR="00E41EBD" w:rsidRDefault="006A51F3">
      <w:pPr>
        <w:spacing w:before="100" w:after="40"/>
      </w:pPr>
      <w:r>
        <w:rPr>
          <w:b/>
          <w:bCs/>
          <w:color w:val="666666"/>
          <w:sz w:val="18"/>
          <w:szCs w:val="18"/>
        </w:rPr>
        <w:t>META-DESCRIPTION</w:t>
      </w:r>
    </w:p>
    <w:p w14:paraId="496A991E" w14:textId="61440C6E" w:rsidR="00E41EBD" w:rsidRDefault="006A51F3">
      <w:pPr>
        <w:spacing w:after="120"/>
      </w:pPr>
      <w:r>
        <w:t xml:space="preserve">NextGen Equity </w:t>
      </w:r>
      <w:ins w:id="9" w:author="Leander Heyken" w:date="2026-04-28T16:12:00Z" w16du:dateUtc="2026-04-28T14:12:00Z">
        <w:r w:rsidR="006A73BD">
          <w:t xml:space="preserve">Partners </w:t>
        </w:r>
      </w:ins>
      <w:r>
        <w:t xml:space="preserve">– </w:t>
      </w:r>
      <w:del w:id="10" w:author="Leander Heyken" w:date="2026-04-28T16:12:00Z" w16du:dateUtc="2026-04-28T14:12:00Z">
        <w:r w:rsidDel="006A73BD">
          <w:delText>Unternehmerkapital</w:delText>
        </w:r>
      </w:del>
      <w:ins w:id="11" w:author="Leander Heyken" w:date="2026-04-28T16:12:00Z" w16du:dateUtc="2026-04-28T14:12:00Z">
        <w:r w:rsidR="006A73BD">
          <w:t>Wachstumskapital</w:t>
        </w:r>
      </w:ins>
      <w:r>
        <w:t xml:space="preserve">, KI-Kompetenz und Branchenexpertise für Business und Professional Services im </w:t>
      </w:r>
      <w:del w:id="12" w:author="Leander Heyken" w:date="2026-04-28T16:12:00Z" w16du:dateUtc="2026-04-28T14:12:00Z">
        <w:r w:rsidDel="00762621">
          <w:delText>DACH-</w:delText>
        </w:r>
      </w:del>
      <w:ins w:id="13" w:author="Leander Heyken" w:date="2026-04-28T16:12:00Z" w16du:dateUtc="2026-04-28T14:12:00Z">
        <w:r w:rsidR="00762621">
          <w:t xml:space="preserve">deutschen </w:t>
        </w:r>
      </w:ins>
      <w:r>
        <w:t>Mittelstand.</w:t>
      </w:r>
    </w:p>
    <w:p w14:paraId="1980E772" w14:textId="77777777" w:rsidR="00E41EBD" w:rsidRDefault="006A51F3">
      <w:pPr>
        <w:pStyle w:val="Heading2"/>
      </w:pPr>
      <w:r>
        <w:t>Hero</w:t>
      </w:r>
    </w:p>
    <w:p w14:paraId="013BC833" w14:textId="77777777" w:rsidR="00E41EBD" w:rsidRDefault="006A51F3">
      <w:pPr>
        <w:spacing w:before="100" w:after="40"/>
      </w:pPr>
      <w:r>
        <w:rPr>
          <w:b/>
          <w:bCs/>
          <w:color w:val="666666"/>
          <w:sz w:val="18"/>
          <w:szCs w:val="18"/>
        </w:rPr>
        <w:t>EYEBROW</w:t>
      </w:r>
    </w:p>
    <w:p w14:paraId="6D7C0073" w14:textId="5001A492" w:rsidR="00E41EBD" w:rsidRDefault="006A51F3">
      <w:pPr>
        <w:spacing w:after="120"/>
      </w:pPr>
      <w:del w:id="14" w:author="Leander Heyken" w:date="2026-04-28T16:13:00Z" w16du:dateUtc="2026-04-28T14:13:00Z">
        <w:r w:rsidDel="007444D0">
          <w:delText>DACH-</w:delText>
        </w:r>
      </w:del>
      <w:ins w:id="15" w:author="Leander Heyken" w:date="2026-04-28T16:13:00Z" w16du:dateUtc="2026-04-28T14:13:00Z">
        <w:r w:rsidR="007444D0">
          <w:t xml:space="preserve">Deutscher </w:t>
        </w:r>
      </w:ins>
      <w:r>
        <w:t>Mittelstand · Buy &amp; Build</w:t>
      </w:r>
    </w:p>
    <w:p w14:paraId="492A3743" w14:textId="77777777" w:rsidR="00E41EBD" w:rsidRDefault="006A51F3">
      <w:pPr>
        <w:spacing w:before="100" w:after="40"/>
      </w:pPr>
      <w:r>
        <w:rPr>
          <w:b/>
          <w:bCs/>
          <w:color w:val="666666"/>
          <w:sz w:val="18"/>
          <w:szCs w:val="18"/>
        </w:rPr>
        <w:t>ÜBERSCHRIFT</w:t>
      </w:r>
    </w:p>
    <w:p w14:paraId="7396D18A" w14:textId="77777777" w:rsidR="00E41EBD" w:rsidRDefault="006A51F3">
      <w:pPr>
        <w:spacing w:after="120"/>
      </w:pPr>
      <w:commentRangeStart w:id="16"/>
      <w:r>
        <w:rPr>
          <w:b/>
          <w:bCs/>
        </w:rPr>
        <w:t>Wir machen digitale Marktführer.</w:t>
      </w:r>
      <w:commentRangeEnd w:id="16"/>
      <w:r w:rsidR="006B379F">
        <w:rPr>
          <w:rStyle w:val="Kommentarzeichen"/>
          <w:sz w:val="22"/>
          <w:szCs w:val="22"/>
        </w:rPr>
        <w:commentReference w:id="16"/>
      </w:r>
    </w:p>
    <w:p w14:paraId="7BF190EB" w14:textId="77777777" w:rsidR="00E41EBD" w:rsidRDefault="006A51F3">
      <w:pPr>
        <w:spacing w:before="100" w:after="40"/>
      </w:pPr>
      <w:r>
        <w:rPr>
          <w:b/>
          <w:bCs/>
          <w:color w:val="666666"/>
          <w:sz w:val="18"/>
          <w:szCs w:val="18"/>
        </w:rPr>
        <w:t>SUBTEXT</w:t>
      </w:r>
    </w:p>
    <w:p w14:paraId="7D5175E3" w14:textId="4D541A6E" w:rsidR="00E41EBD" w:rsidRDefault="006A51F3">
      <w:pPr>
        <w:spacing w:after="120"/>
      </w:pPr>
      <w:del w:id="17" w:author="Leander Heyken" w:date="2026-04-28T16:13:00Z" w16du:dateUtc="2026-04-28T14:13:00Z">
        <w:r w:rsidDel="007603CF">
          <w:delText>Unternehmerkapital</w:delText>
        </w:r>
      </w:del>
      <w:ins w:id="18" w:author="Leander Heyken" w:date="2026-04-28T16:13:00Z" w16du:dateUtc="2026-04-28T14:13:00Z">
        <w:r w:rsidR="007603CF">
          <w:t>Wachstumskapital</w:t>
        </w:r>
      </w:ins>
      <w:r>
        <w:t xml:space="preserve">, KI-Kompetenz und Branchenexpertise für Business und Professional Services im </w:t>
      </w:r>
      <w:ins w:id="19" w:author="Leander Heyken" w:date="2026-04-28T16:13:00Z" w16du:dateUtc="2026-04-28T14:13:00Z">
        <w:r w:rsidR="007603CF">
          <w:t xml:space="preserve">deutschen </w:t>
        </w:r>
      </w:ins>
      <w:del w:id="20" w:author="Leander Heyken" w:date="2026-04-28T16:13:00Z" w16du:dateUtc="2026-04-28T14:13:00Z">
        <w:r w:rsidDel="007603CF">
          <w:delText>DACH-</w:delText>
        </w:r>
      </w:del>
      <w:r>
        <w:t xml:space="preserve">Mittelstand. Mehrheitsbeteiligungen an profitablen Unternehmen – mit dem Anspruch, sie gemeinsam zur Branchenführerschaft zu </w:t>
      </w:r>
      <w:del w:id="21" w:author="Leander Heyken" w:date="2026-04-28T16:13:00Z" w16du:dateUtc="2026-04-28T14:13:00Z">
        <w:r w:rsidDel="009859FF">
          <w:delText>führen</w:delText>
        </w:r>
      </w:del>
      <w:ins w:id="22" w:author="Leander Heyken" w:date="2026-04-28T16:13:00Z" w16du:dateUtc="2026-04-28T14:13:00Z">
        <w:r w:rsidR="009859FF">
          <w:t>entwickeln</w:t>
        </w:r>
      </w:ins>
      <w:r>
        <w:t>.</w:t>
      </w:r>
    </w:p>
    <w:p w14:paraId="392482AC" w14:textId="77777777" w:rsidR="00E41EBD" w:rsidRDefault="006A51F3">
      <w:pPr>
        <w:spacing w:before="100" w:after="40"/>
      </w:pPr>
      <w:r>
        <w:rPr>
          <w:b/>
          <w:bCs/>
          <w:color w:val="666666"/>
          <w:sz w:val="18"/>
          <w:szCs w:val="18"/>
        </w:rPr>
        <w:t>CTA PRIMÄR</w:t>
      </w:r>
    </w:p>
    <w:p w14:paraId="48B5C80A" w14:textId="77777777" w:rsidR="00E41EBD" w:rsidRDefault="006A51F3">
      <w:pPr>
        <w:spacing w:after="120"/>
      </w:pPr>
      <w:r>
        <w:t xml:space="preserve">Unternehmen </w:t>
      </w:r>
      <w:commentRangeStart w:id="23"/>
      <w:r>
        <w:t xml:space="preserve">verkaufen </w:t>
      </w:r>
      <w:commentRangeEnd w:id="23"/>
      <w:r w:rsidR="00CE5611">
        <w:rPr>
          <w:rStyle w:val="Kommentarzeichen"/>
          <w:sz w:val="22"/>
          <w:szCs w:val="22"/>
        </w:rPr>
        <w:commentReference w:id="23"/>
      </w:r>
      <w:r>
        <w:t>→</w:t>
      </w:r>
    </w:p>
    <w:p w14:paraId="00C81362" w14:textId="77777777" w:rsidR="00E41EBD" w:rsidRDefault="006A51F3">
      <w:pPr>
        <w:spacing w:before="100" w:after="40"/>
      </w:pPr>
      <w:r>
        <w:rPr>
          <w:b/>
          <w:bCs/>
          <w:color w:val="666666"/>
          <w:sz w:val="18"/>
          <w:szCs w:val="18"/>
        </w:rPr>
        <w:t>CTA SEKUNDÄR</w:t>
      </w:r>
    </w:p>
    <w:p w14:paraId="169C51B9" w14:textId="77777777" w:rsidR="00E41EBD" w:rsidRDefault="006A51F3">
      <w:pPr>
        <w:spacing w:after="120"/>
      </w:pPr>
      <w:r>
        <w:t>Über uns</w:t>
      </w:r>
    </w:p>
    <w:p w14:paraId="05F7E5C0" w14:textId="77777777" w:rsidR="00E41EBD" w:rsidRDefault="006A51F3">
      <w:pPr>
        <w:pStyle w:val="Heading2"/>
      </w:pPr>
      <w:r>
        <w:t>Stats Band</w:t>
      </w:r>
    </w:p>
    <w:p w14:paraId="1235B6EE" w14:textId="77777777" w:rsidR="00E41EBD" w:rsidRDefault="006A51F3">
      <w:pPr>
        <w:spacing w:after="120"/>
      </w:pPr>
      <w:r>
        <w:t>10–100 Mio. € — Umsatz Plattform-Investments</w:t>
      </w:r>
    </w:p>
    <w:p w14:paraId="31B77ED3" w14:textId="77777777" w:rsidR="00E41EBD" w:rsidRDefault="006A51F3">
      <w:pPr>
        <w:spacing w:after="120"/>
      </w:pPr>
      <w:r>
        <w:t>3–10 Mio. € — Umsatz Add-on-Akquisitionen</w:t>
      </w:r>
    </w:p>
    <w:p w14:paraId="678922E1" w14:textId="77EC8930" w:rsidR="00E41EBD" w:rsidDel="00723E55" w:rsidRDefault="006A51F3">
      <w:pPr>
        <w:spacing w:after="120"/>
        <w:rPr>
          <w:del w:id="24" w:author="Leander Heyken" w:date="2026-04-28T16:14:00Z" w16du:dateUtc="2026-04-28T14:14:00Z"/>
        </w:rPr>
      </w:pPr>
      <w:del w:id="25" w:author="Leander Heyken" w:date="2026-04-28T16:14:00Z" w16du:dateUtc="2026-04-28T14:14:00Z">
        <w:r w:rsidDel="00723E55">
          <w:delText>3 — Fokus-Vertikale</w:delText>
        </w:r>
      </w:del>
    </w:p>
    <w:p w14:paraId="130BF91B" w14:textId="37A8AE6E" w:rsidR="00E41EBD" w:rsidRDefault="006A51F3">
      <w:pPr>
        <w:spacing w:after="120"/>
      </w:pPr>
      <w:del w:id="26" w:author="Leander Heyken" w:date="2026-04-28T16:14:00Z" w16du:dateUtc="2026-04-28T14:14:00Z">
        <w:r w:rsidDel="00723E55">
          <w:delText xml:space="preserve">DACH </w:delText>
        </w:r>
      </w:del>
      <w:ins w:id="27" w:author="Leander Heyken" w:date="2026-04-28T16:14:00Z" w16du:dateUtc="2026-04-28T14:14:00Z">
        <w:r w:rsidR="00723E55">
          <w:t>Deutschland, Österreich, Schweiz</w:t>
        </w:r>
        <w:r w:rsidR="00723E55">
          <w:t xml:space="preserve"> </w:t>
        </w:r>
      </w:ins>
      <w:r>
        <w:t xml:space="preserve">— </w:t>
      </w:r>
      <w:ins w:id="28" w:author="Leander Heyken" w:date="2026-04-28T16:14:00Z" w16du:dateUtc="2026-04-28T14:14:00Z">
        <w:r w:rsidR="00625374">
          <w:t xml:space="preserve">Fokus </w:t>
        </w:r>
      </w:ins>
      <w:r>
        <w:t>Investitionsraum</w:t>
      </w:r>
    </w:p>
    <w:p w14:paraId="4D603722" w14:textId="77777777" w:rsidR="00E41EBD" w:rsidRDefault="006A51F3">
      <w:pPr>
        <w:pStyle w:val="Heading2"/>
      </w:pPr>
      <w:r>
        <w:t>Profil-Sektion (Wer wir sind)</w:t>
      </w:r>
    </w:p>
    <w:p w14:paraId="7F2FE146" w14:textId="77777777" w:rsidR="00E41EBD" w:rsidRDefault="006A51F3">
      <w:pPr>
        <w:spacing w:before="100" w:after="40"/>
      </w:pPr>
      <w:r>
        <w:rPr>
          <w:b/>
          <w:bCs/>
          <w:color w:val="666666"/>
          <w:sz w:val="18"/>
          <w:szCs w:val="18"/>
        </w:rPr>
        <w:t>EYEBROW</w:t>
      </w:r>
    </w:p>
    <w:p w14:paraId="6AE23708" w14:textId="77777777" w:rsidR="00E41EBD" w:rsidRDefault="006A51F3">
      <w:pPr>
        <w:spacing w:after="120"/>
      </w:pPr>
      <w:r>
        <w:t>Wer wir sind</w:t>
      </w:r>
    </w:p>
    <w:p w14:paraId="036630CF" w14:textId="77777777" w:rsidR="00E41EBD" w:rsidRDefault="006A51F3">
      <w:pPr>
        <w:spacing w:before="100" w:after="40"/>
      </w:pPr>
      <w:r>
        <w:rPr>
          <w:b/>
          <w:bCs/>
          <w:color w:val="666666"/>
          <w:sz w:val="18"/>
          <w:szCs w:val="18"/>
        </w:rPr>
        <w:t>ÜBERSCHRIFT</w:t>
      </w:r>
    </w:p>
    <w:p w14:paraId="026B3544" w14:textId="34F080BF" w:rsidR="00E41EBD" w:rsidRDefault="006A51F3">
      <w:pPr>
        <w:spacing w:after="120"/>
      </w:pPr>
      <w:del w:id="29" w:author="Leander Heyken" w:date="2026-04-28T16:14:00Z" w16du:dateUtc="2026-04-28T14:14:00Z">
        <w:r w:rsidDel="00015697">
          <w:rPr>
            <w:b/>
            <w:bCs/>
          </w:rPr>
          <w:delText xml:space="preserve">Nicht Investor. </w:delText>
        </w:r>
      </w:del>
      <w:r>
        <w:rPr>
          <w:b/>
          <w:bCs/>
        </w:rPr>
        <w:t>Wachstumspartner.</w:t>
      </w:r>
    </w:p>
    <w:p w14:paraId="65E730CA" w14:textId="77777777" w:rsidR="00E41EBD" w:rsidRDefault="006A51F3">
      <w:pPr>
        <w:spacing w:before="100" w:after="40"/>
      </w:pPr>
      <w:r>
        <w:rPr>
          <w:b/>
          <w:bCs/>
          <w:color w:val="666666"/>
          <w:sz w:val="18"/>
          <w:szCs w:val="18"/>
        </w:rPr>
        <w:t>ABSATZ 1</w:t>
      </w:r>
    </w:p>
    <w:p w14:paraId="7147B356" w14:textId="77777777" w:rsidR="00E41EBD" w:rsidRDefault="006A51F3">
      <w:pPr>
        <w:spacing w:after="120"/>
      </w:pPr>
      <w:r>
        <w:t xml:space="preserve">NextGen Equity ist eine von Unternehmern für Unternehmer gegründete </w:t>
      </w:r>
      <w:commentRangeStart w:id="30"/>
      <w:r>
        <w:t xml:space="preserve">Beteiligungsgesellschaft </w:t>
      </w:r>
      <w:commentRangeEnd w:id="30"/>
      <w:r w:rsidR="00143251">
        <w:rPr>
          <w:rStyle w:val="Kommentarzeichen"/>
          <w:sz w:val="22"/>
          <w:szCs w:val="22"/>
        </w:rPr>
        <w:commentReference w:id="30"/>
      </w:r>
      <w:r>
        <w:t xml:space="preserve">mit Sitz in München. Wir kommen selbst aus </w:t>
      </w:r>
      <w:commentRangeStart w:id="31"/>
      <w:r>
        <w:t xml:space="preserve">Familienunternehmen und Mittelstandsführung </w:t>
      </w:r>
      <w:commentRangeEnd w:id="31"/>
      <w:r w:rsidR="00917E9C">
        <w:rPr>
          <w:rStyle w:val="Kommentarzeichen"/>
          <w:sz w:val="22"/>
          <w:szCs w:val="22"/>
        </w:rPr>
        <w:commentReference w:id="31"/>
      </w:r>
      <w:r>
        <w:t>– wir wissen, was es bedeutet, ein Lebenswerk in andere Hände zu geben.</w:t>
      </w:r>
    </w:p>
    <w:p w14:paraId="66B7E80B" w14:textId="77777777" w:rsidR="00E41EBD" w:rsidRDefault="006A51F3">
      <w:pPr>
        <w:spacing w:before="100" w:after="40"/>
      </w:pPr>
      <w:r>
        <w:rPr>
          <w:b/>
          <w:bCs/>
          <w:color w:val="666666"/>
          <w:sz w:val="18"/>
          <w:szCs w:val="18"/>
        </w:rPr>
        <w:t>ABSATZ 2</w:t>
      </w:r>
    </w:p>
    <w:p w14:paraId="384DED4D" w14:textId="77777777" w:rsidR="00E41EBD" w:rsidRDefault="006A51F3">
      <w:pPr>
        <w:spacing w:after="120"/>
      </w:pPr>
      <w:r>
        <w:t xml:space="preserve">Vertrauen, Verlässlichkeit und Verantwortung sind für uns keine Floskeln, sondern die Grundlage jeder Beteiligung. </w:t>
      </w:r>
      <w:commentRangeStart w:id="32"/>
      <w:r>
        <w:t>Wir denken in Unternehmensgenerationen, nicht in Fondslaufzeiten.</w:t>
      </w:r>
      <w:commentRangeEnd w:id="32"/>
      <w:r w:rsidR="002B5FF0">
        <w:rPr>
          <w:rStyle w:val="Kommentarzeichen"/>
          <w:sz w:val="22"/>
          <w:szCs w:val="22"/>
        </w:rPr>
        <w:commentReference w:id="32"/>
      </w:r>
    </w:p>
    <w:p w14:paraId="20956DC1" w14:textId="77777777" w:rsidR="00E41EBD" w:rsidRDefault="006A51F3">
      <w:pPr>
        <w:spacing w:before="100" w:after="40"/>
      </w:pPr>
      <w:r>
        <w:rPr>
          <w:b/>
          <w:bCs/>
          <w:color w:val="666666"/>
          <w:sz w:val="18"/>
          <w:szCs w:val="18"/>
        </w:rPr>
        <w:t>CTA</w:t>
      </w:r>
    </w:p>
    <w:p w14:paraId="1FA0433B" w14:textId="77777777" w:rsidR="00E41EBD" w:rsidRDefault="006A51F3">
      <w:pPr>
        <w:spacing w:after="120"/>
      </w:pPr>
      <w:r>
        <w:t>Mehr über uns →</w:t>
      </w:r>
    </w:p>
    <w:p w14:paraId="623FF829" w14:textId="77777777" w:rsidR="00E41EBD" w:rsidRDefault="006A51F3">
      <w:pPr>
        <w:pStyle w:val="Heading3"/>
      </w:pPr>
      <w:r>
        <w:t>Vier Säulen-Karten</w:t>
      </w:r>
    </w:p>
    <w:p w14:paraId="4B2032E8" w14:textId="77777777" w:rsidR="00E41EBD" w:rsidRDefault="006A51F3">
      <w:pPr>
        <w:spacing w:after="120"/>
      </w:pPr>
      <w:commentRangeStart w:id="33"/>
      <w:r>
        <w:rPr>
          <w:b/>
          <w:bCs/>
        </w:rPr>
        <w:t>Kapital — Unternehmerkapital</w:t>
      </w:r>
    </w:p>
    <w:p w14:paraId="2D4DCB58" w14:textId="77777777" w:rsidR="00E41EBD" w:rsidRDefault="006A51F3">
      <w:pPr>
        <w:spacing w:after="120"/>
      </w:pPr>
      <w:r>
        <w:t>Wir investieren als Unternehmer für Unternehmer. Jedes Engagement wird signifikant aus eigenen Mitteln mitgetragen.</w:t>
      </w:r>
    </w:p>
    <w:p w14:paraId="1C7EB960" w14:textId="77777777" w:rsidR="00E41EBD" w:rsidRDefault="006A51F3">
      <w:pPr>
        <w:spacing w:after="120"/>
      </w:pPr>
      <w:r>
        <w:rPr>
          <w:b/>
          <w:bCs/>
        </w:rPr>
        <w:t>Technologie — KI-Powerhouse mit Kapital</w:t>
      </w:r>
    </w:p>
    <w:p w14:paraId="449A5983" w14:textId="77777777" w:rsidR="00E41EBD" w:rsidRDefault="006A51F3">
      <w:pPr>
        <w:spacing w:after="120"/>
      </w:pPr>
      <w:r>
        <w:t>Mit einem eigenen KI- und Digital-Team heben wir die zentralen Hebel der KI-Welle – im Tagesgeschäft, in der Skalierung, in der Wettbewerbsposition.</w:t>
      </w:r>
    </w:p>
    <w:p w14:paraId="7068D4EC" w14:textId="77777777" w:rsidR="00E41EBD" w:rsidRDefault="006A51F3">
      <w:pPr>
        <w:spacing w:after="120"/>
      </w:pPr>
      <w:r>
        <w:rPr>
          <w:b/>
          <w:bCs/>
        </w:rPr>
        <w:t>Strategie — Plattformen statt Einzeltransaktionen</w:t>
      </w:r>
    </w:p>
    <w:p w14:paraId="00BD55E1" w14:textId="77777777" w:rsidR="00E41EBD" w:rsidRDefault="006A51F3">
      <w:pPr>
        <w:spacing w:after="120"/>
      </w:pPr>
      <w:r>
        <w:t>Wir bauen Gruppen, die ihre Branche definieren – durch organisches Wachstum, gezielte Zukäufe und eine klare strategische Logik.</w:t>
      </w:r>
    </w:p>
    <w:p w14:paraId="7A943AAD" w14:textId="77777777" w:rsidR="00E41EBD" w:rsidRDefault="006A51F3">
      <w:pPr>
        <w:spacing w:after="120"/>
      </w:pPr>
      <w:r>
        <w:rPr>
          <w:b/>
          <w:bCs/>
        </w:rPr>
        <w:t>Kultur — Familienwerte. Starke Arbeitgeber.</w:t>
      </w:r>
    </w:p>
    <w:p w14:paraId="239C09EB" w14:textId="77777777" w:rsidR="00E41EBD" w:rsidRDefault="006A51F3">
      <w:pPr>
        <w:spacing w:after="120"/>
      </w:pPr>
      <w:r>
        <w:t>Wir investieren bewusst in Kultur, Standorte und Belegschaften. Wer ein Lebenswerk übergibt, verdient einen Partner, der es als solches behandelt.</w:t>
      </w:r>
      <w:commentRangeEnd w:id="33"/>
      <w:r w:rsidR="00026EE4">
        <w:rPr>
          <w:rStyle w:val="Kommentarzeichen"/>
          <w:sz w:val="22"/>
          <w:szCs w:val="22"/>
        </w:rPr>
        <w:commentReference w:id="33"/>
      </w:r>
    </w:p>
    <w:p w14:paraId="3435402F" w14:textId="77777777" w:rsidR="00E41EBD" w:rsidRDefault="006A51F3">
      <w:pPr>
        <w:pStyle w:val="Heading2"/>
      </w:pPr>
      <w:r>
        <w:t>Fokus-Sektion (Was wir suchen)</w:t>
      </w:r>
    </w:p>
    <w:p w14:paraId="79EC0D4F" w14:textId="77777777" w:rsidR="00E41EBD" w:rsidRDefault="006A51F3">
      <w:pPr>
        <w:spacing w:before="100" w:after="40"/>
      </w:pPr>
      <w:r>
        <w:rPr>
          <w:b/>
          <w:bCs/>
          <w:color w:val="666666"/>
          <w:sz w:val="18"/>
          <w:szCs w:val="18"/>
        </w:rPr>
        <w:t>EYEBROW</w:t>
      </w:r>
    </w:p>
    <w:p w14:paraId="6FC77F6A" w14:textId="77777777" w:rsidR="00E41EBD" w:rsidRDefault="006A51F3">
      <w:pPr>
        <w:spacing w:after="120"/>
      </w:pPr>
      <w:r>
        <w:t>Was wir suchen</w:t>
      </w:r>
    </w:p>
    <w:p w14:paraId="536FFF1E" w14:textId="77777777" w:rsidR="00E41EBD" w:rsidRDefault="006A51F3">
      <w:pPr>
        <w:spacing w:before="100" w:after="40"/>
      </w:pPr>
      <w:r>
        <w:rPr>
          <w:b/>
          <w:bCs/>
          <w:color w:val="666666"/>
          <w:sz w:val="18"/>
          <w:szCs w:val="18"/>
        </w:rPr>
        <w:t>ÜBERSCHRIFT</w:t>
      </w:r>
    </w:p>
    <w:p w14:paraId="0A9AF440" w14:textId="77777777" w:rsidR="00E41EBD" w:rsidRDefault="006A51F3">
      <w:pPr>
        <w:spacing w:after="120"/>
      </w:pPr>
      <w:r>
        <w:rPr>
          <w:b/>
          <w:bCs/>
        </w:rPr>
        <w:t>Business Services. Verschiedene Märkte.</w:t>
      </w:r>
    </w:p>
    <w:p w14:paraId="7598E043" w14:textId="77777777" w:rsidR="00E41EBD" w:rsidRDefault="006A51F3">
      <w:pPr>
        <w:spacing w:before="100" w:after="40"/>
      </w:pPr>
      <w:r>
        <w:rPr>
          <w:b/>
          <w:bCs/>
          <w:color w:val="666666"/>
          <w:sz w:val="18"/>
          <w:szCs w:val="18"/>
        </w:rPr>
        <w:t>INTRO</w:t>
      </w:r>
    </w:p>
    <w:p w14:paraId="04E06035" w14:textId="77777777" w:rsidR="00E41EBD" w:rsidRDefault="006A51F3">
      <w:pPr>
        <w:spacing w:after="120"/>
      </w:pPr>
      <w:r>
        <w:t>Wir suchen gesunde, profitable</w:t>
      </w:r>
      <w:del w:id="34" w:author="Leander Heyken" w:date="2026-04-28T16:16:00Z" w16du:dateUtc="2026-04-28T14:16:00Z">
        <w:r w:rsidDel="00497D99">
          <w:delText>n</w:delText>
        </w:r>
      </w:del>
      <w:r>
        <w:t xml:space="preserve"> Unternehmen im Bereich Business &amp; Professional Services – unabhängig von der spezifischen Branche. Entscheidend sind stabiles Geschäftsmodell, wiederkehrende Umsätze und echtes Wachstumspotenzial.</w:t>
      </w:r>
    </w:p>
    <w:p w14:paraId="2ED77A17" w14:textId="77777777" w:rsidR="00E41EBD" w:rsidRDefault="006A51F3">
      <w:pPr>
        <w:pStyle w:val="Heading3"/>
      </w:pPr>
      <w:r>
        <w:t>Drei Profil-Karten</w:t>
      </w:r>
    </w:p>
    <w:p w14:paraId="1B739DF9" w14:textId="77777777" w:rsidR="00E41EBD" w:rsidRDefault="006A51F3">
      <w:pPr>
        <w:spacing w:after="120"/>
      </w:pPr>
      <w:r>
        <w:rPr>
          <w:b/>
          <w:bCs/>
        </w:rPr>
        <w:t>Profil — Dienstleistung &amp; Know-how</w:t>
      </w:r>
    </w:p>
    <w:p w14:paraId="3D801639" w14:textId="77777777" w:rsidR="00E41EBD" w:rsidRDefault="006A51F3">
      <w:pPr>
        <w:spacing w:after="120"/>
      </w:pPr>
      <w:commentRangeStart w:id="35"/>
      <w:r>
        <w:t>Wissensintensive Unternehmen mit spezialisierten Teams – wo Menschen und Expertise den Wettbewerbsvorteil bilden.</w:t>
      </w:r>
      <w:commentRangeEnd w:id="35"/>
      <w:r w:rsidR="0010431C">
        <w:rPr>
          <w:rStyle w:val="Kommentarzeichen"/>
          <w:sz w:val="22"/>
          <w:szCs w:val="22"/>
        </w:rPr>
        <w:commentReference w:id="35"/>
      </w:r>
    </w:p>
    <w:p w14:paraId="75E16E75" w14:textId="77777777" w:rsidR="00E41EBD" w:rsidRDefault="006A51F3">
      <w:pPr>
        <w:spacing w:after="120"/>
      </w:pPr>
      <w:r>
        <w:rPr>
          <w:b/>
          <w:bCs/>
        </w:rPr>
        <w:t>Umsatz — 10–100 Mio. € Plattform</w:t>
      </w:r>
    </w:p>
    <w:p w14:paraId="645771F7" w14:textId="77777777" w:rsidR="00E41EBD" w:rsidRDefault="006A51F3">
      <w:pPr>
        <w:spacing w:after="120"/>
      </w:pPr>
      <w:r>
        <w:t>Etablierte Unternehmen mit stabilem Geschäft als Plattformkern. Add-ons ab 3 Mio. € Umsatz.</w:t>
      </w:r>
    </w:p>
    <w:p w14:paraId="09BC0D7D" w14:textId="77777777" w:rsidR="00E41EBD" w:rsidRDefault="006A51F3">
      <w:pPr>
        <w:spacing w:after="120"/>
      </w:pPr>
      <w:r>
        <w:rPr>
          <w:b/>
          <w:bCs/>
        </w:rPr>
        <w:t>Region — DACH-Mittelstand</w:t>
      </w:r>
    </w:p>
    <w:p w14:paraId="0E5E3873" w14:textId="77777777" w:rsidR="00E41EBD" w:rsidRDefault="006A51F3">
      <w:pPr>
        <w:spacing w:after="120"/>
      </w:pPr>
      <w:r>
        <w:t xml:space="preserve">Deutschland, Österreich, Schweiz. </w:t>
      </w:r>
      <w:commentRangeStart w:id="36"/>
      <w:r>
        <w:t xml:space="preserve">Inhabergeführte Unternehmen </w:t>
      </w:r>
      <w:commentRangeEnd w:id="36"/>
      <w:r w:rsidR="00B53C89">
        <w:rPr>
          <w:rStyle w:val="Kommentarzeichen"/>
          <w:sz w:val="22"/>
          <w:szCs w:val="22"/>
        </w:rPr>
        <w:commentReference w:id="36"/>
      </w:r>
      <w:r>
        <w:t>mit Substanz – und dem Wunsch nach einem echten Partner.</w:t>
      </w:r>
    </w:p>
    <w:p w14:paraId="4FA8448E" w14:textId="77777777" w:rsidR="00E41EBD" w:rsidRDefault="006A51F3">
      <w:pPr>
        <w:spacing w:after="120"/>
      </w:pPr>
      <w:commentRangeStart w:id="37"/>
      <w:r>
        <w:rPr>
          <w:i/>
          <w:iCs/>
        </w:rPr>
        <w:t xml:space="preserve">Mehrheitlich </w:t>
      </w:r>
      <w:commentRangeEnd w:id="37"/>
      <w:r w:rsidR="007D2932">
        <w:rPr>
          <w:rStyle w:val="Kommentarzeichen"/>
          <w:i/>
          <w:iCs/>
          <w:sz w:val="22"/>
          <w:szCs w:val="22"/>
        </w:rPr>
        <w:commentReference w:id="37"/>
      </w:r>
      <w:r>
        <w:rPr>
          <w:i/>
          <w:iCs/>
        </w:rPr>
        <w:t>· Partnerschaftlich · Langfristig</w:t>
      </w:r>
    </w:p>
    <w:p w14:paraId="055ADEF2" w14:textId="77777777" w:rsidR="00E41EBD" w:rsidRDefault="006A51F3">
      <w:pPr>
        <w:pStyle w:val="Heading2"/>
      </w:pPr>
      <w:r>
        <w:t>Ansatz-Sektion (Unser Ansatz)</w:t>
      </w:r>
    </w:p>
    <w:p w14:paraId="0A2797D9" w14:textId="77777777" w:rsidR="00E41EBD" w:rsidRDefault="006A51F3">
      <w:pPr>
        <w:spacing w:before="100" w:after="40"/>
      </w:pPr>
      <w:r>
        <w:rPr>
          <w:b/>
          <w:bCs/>
          <w:color w:val="666666"/>
          <w:sz w:val="18"/>
          <w:szCs w:val="18"/>
        </w:rPr>
        <w:t>EYEBROW</w:t>
      </w:r>
    </w:p>
    <w:p w14:paraId="2BF92092" w14:textId="77777777" w:rsidR="00E41EBD" w:rsidRDefault="006A51F3">
      <w:pPr>
        <w:spacing w:after="120"/>
      </w:pPr>
      <w:r>
        <w:t>Unser Ansatz</w:t>
      </w:r>
    </w:p>
    <w:p w14:paraId="0F63587C" w14:textId="77777777" w:rsidR="00E41EBD" w:rsidRDefault="006A51F3">
      <w:pPr>
        <w:spacing w:before="100" w:after="40"/>
      </w:pPr>
      <w:r>
        <w:rPr>
          <w:b/>
          <w:bCs/>
          <w:color w:val="666666"/>
          <w:sz w:val="18"/>
          <w:szCs w:val="18"/>
        </w:rPr>
        <w:t>ÜBERSCHRIFT</w:t>
      </w:r>
    </w:p>
    <w:p w14:paraId="71463F8C" w14:textId="77777777" w:rsidR="00E41EBD" w:rsidRDefault="006A51F3">
      <w:pPr>
        <w:spacing w:after="120"/>
      </w:pPr>
      <w:r>
        <w:rPr>
          <w:b/>
          <w:bCs/>
        </w:rPr>
        <w:t xml:space="preserve">Identifizieren. </w:t>
      </w:r>
      <w:commentRangeStart w:id="38"/>
      <w:r>
        <w:rPr>
          <w:b/>
          <w:bCs/>
        </w:rPr>
        <w:t>Erwerben</w:t>
      </w:r>
      <w:commentRangeEnd w:id="38"/>
      <w:r w:rsidR="00446610">
        <w:rPr>
          <w:rStyle w:val="Kommentarzeichen"/>
          <w:b/>
          <w:bCs/>
          <w:sz w:val="22"/>
          <w:szCs w:val="22"/>
        </w:rPr>
        <w:commentReference w:id="38"/>
      </w:r>
      <w:r>
        <w:rPr>
          <w:b/>
          <w:bCs/>
        </w:rPr>
        <w:t>. Aufbauen.</w:t>
      </w:r>
    </w:p>
    <w:p w14:paraId="2F00C809" w14:textId="77777777" w:rsidR="00E41EBD" w:rsidRDefault="006A51F3">
      <w:pPr>
        <w:spacing w:before="100" w:after="40"/>
      </w:pPr>
      <w:r>
        <w:rPr>
          <w:b/>
          <w:bCs/>
          <w:color w:val="666666"/>
          <w:sz w:val="18"/>
          <w:szCs w:val="18"/>
        </w:rPr>
        <w:t>SUBTEXT</w:t>
      </w:r>
    </w:p>
    <w:p w14:paraId="4C06C395" w14:textId="0B4E4969" w:rsidR="00E41EBD" w:rsidRDefault="006A51F3">
      <w:pPr>
        <w:spacing w:after="120"/>
      </w:pPr>
      <w:del w:id="39" w:author="Leander Heyken" w:date="2026-04-28T16:19:00Z" w16du:dateUtc="2026-04-28T14:19:00Z">
        <w:r w:rsidDel="00CF2C75">
          <w:delText xml:space="preserve">Drei </w:delText>
        </w:r>
      </w:del>
      <w:ins w:id="40" w:author="Leander Heyken" w:date="2026-04-28T16:19:00Z" w16du:dateUtc="2026-04-28T14:19:00Z">
        <w:r w:rsidR="00CF2C75">
          <w:t>Vier</w:t>
        </w:r>
        <w:r w:rsidR="00CF2C75">
          <w:t xml:space="preserve"> </w:t>
        </w:r>
      </w:ins>
      <w:r>
        <w:t xml:space="preserve">Schritte. Eine Überzeugung. </w:t>
      </w:r>
      <w:commentRangeStart w:id="41"/>
      <w:r>
        <w:t xml:space="preserve">Rendite </w:t>
      </w:r>
      <w:commentRangeEnd w:id="41"/>
      <w:r w:rsidR="00CF2C75">
        <w:rPr>
          <w:rStyle w:val="Kommentarzeichen"/>
          <w:sz w:val="22"/>
          <w:szCs w:val="22"/>
        </w:rPr>
        <w:commentReference w:id="41"/>
      </w:r>
      <w:r>
        <w:t>entsteht durch Prozess und technologischen Vorsprung – nicht durch Marktlage.</w:t>
      </w:r>
    </w:p>
    <w:p w14:paraId="3A89FB74" w14:textId="77777777" w:rsidR="00E41EBD" w:rsidRDefault="006A51F3">
      <w:pPr>
        <w:spacing w:before="100" w:after="40"/>
      </w:pPr>
      <w:r>
        <w:rPr>
          <w:b/>
          <w:bCs/>
          <w:color w:val="666666"/>
          <w:sz w:val="18"/>
          <w:szCs w:val="18"/>
        </w:rPr>
        <w:t>CTA</w:t>
      </w:r>
    </w:p>
    <w:p w14:paraId="5A806030" w14:textId="77777777" w:rsidR="00E41EBD" w:rsidRDefault="006A51F3">
      <w:pPr>
        <w:spacing w:after="120"/>
      </w:pPr>
      <w:r>
        <w:t>Mehr zu unserem Ansatz →</w:t>
      </w:r>
    </w:p>
    <w:p w14:paraId="09F7037B" w14:textId="77777777" w:rsidR="00E41EBD" w:rsidRDefault="006A51F3">
      <w:pPr>
        <w:pStyle w:val="Heading3"/>
      </w:pPr>
      <w:r>
        <w:t>Vier Prozessschritte</w:t>
      </w:r>
    </w:p>
    <w:p w14:paraId="644D4AB1" w14:textId="77777777" w:rsidR="00E41EBD" w:rsidRDefault="006A51F3">
      <w:pPr>
        <w:spacing w:after="120"/>
      </w:pPr>
      <w:r>
        <w:rPr>
          <w:b/>
          <w:bCs/>
        </w:rPr>
        <w:t>01 — Identifizieren</w:t>
      </w:r>
    </w:p>
    <w:p w14:paraId="04374D4F" w14:textId="77777777" w:rsidR="00E41EBD" w:rsidRDefault="006A51F3">
      <w:pPr>
        <w:spacing w:after="120"/>
      </w:pPr>
      <w:commentRangeStart w:id="42"/>
      <w:r>
        <w:t>Proprietäres Sourcing-System, KI-gestützter Dealflow und ein Netzwerk mit echtem Tiefgang.</w:t>
      </w:r>
      <w:commentRangeEnd w:id="42"/>
      <w:r w:rsidR="00E80100">
        <w:rPr>
          <w:rStyle w:val="Kommentarzeichen"/>
          <w:sz w:val="22"/>
          <w:szCs w:val="22"/>
        </w:rPr>
        <w:commentReference w:id="42"/>
      </w:r>
    </w:p>
    <w:p w14:paraId="589D7D7B" w14:textId="77777777" w:rsidR="00E41EBD" w:rsidRDefault="006A51F3">
      <w:pPr>
        <w:spacing w:after="120"/>
      </w:pPr>
      <w:r>
        <w:rPr>
          <w:b/>
          <w:bCs/>
        </w:rPr>
        <w:t>02 — Erwerben</w:t>
      </w:r>
    </w:p>
    <w:p w14:paraId="2CE3B0DA" w14:textId="77777777" w:rsidR="00E41EBD" w:rsidRDefault="006A51F3">
      <w:pPr>
        <w:spacing w:after="120"/>
      </w:pPr>
      <w:r>
        <w:t xml:space="preserve">Verlässlichkeit schlägt </w:t>
      </w:r>
      <w:commentRangeStart w:id="43"/>
      <w:r>
        <w:t>Preisführerschaft</w:t>
      </w:r>
      <w:commentRangeEnd w:id="43"/>
      <w:r w:rsidR="00B239E7">
        <w:rPr>
          <w:rStyle w:val="Kommentarzeichen"/>
          <w:sz w:val="22"/>
          <w:szCs w:val="22"/>
        </w:rPr>
        <w:commentReference w:id="43"/>
      </w:r>
      <w:r>
        <w:t>. Gründerorientierter Prozess, schlanke Due Diligence.</w:t>
      </w:r>
    </w:p>
    <w:p w14:paraId="36045484" w14:textId="77777777" w:rsidR="00E41EBD" w:rsidRDefault="006A51F3">
      <w:pPr>
        <w:spacing w:after="120"/>
      </w:pPr>
      <w:r>
        <w:rPr>
          <w:b/>
          <w:bCs/>
        </w:rPr>
        <w:t>03 — Aufbauen</w:t>
      </w:r>
    </w:p>
    <w:p w14:paraId="5F2B2411" w14:textId="77777777" w:rsidR="00E41EBD" w:rsidRDefault="006A51F3">
      <w:pPr>
        <w:spacing w:after="120"/>
      </w:pPr>
      <w:commentRangeStart w:id="44"/>
      <w:r>
        <w:t>100-Tage-Playbook, KI-Implementierung von Tag 1. Aus Einzelunternehmen wird eine skalierbare Plattform.</w:t>
      </w:r>
      <w:commentRangeEnd w:id="44"/>
      <w:r w:rsidR="00F9709D">
        <w:rPr>
          <w:rStyle w:val="Kommentarzeichen"/>
          <w:sz w:val="22"/>
          <w:szCs w:val="22"/>
        </w:rPr>
        <w:commentReference w:id="44"/>
      </w:r>
    </w:p>
    <w:p w14:paraId="15139165" w14:textId="77777777" w:rsidR="00E41EBD" w:rsidRDefault="006A51F3">
      <w:pPr>
        <w:spacing w:after="120"/>
      </w:pPr>
      <w:commentRangeStart w:id="45"/>
      <w:r>
        <w:rPr>
          <w:b/>
          <w:bCs/>
        </w:rPr>
        <w:t>04 — Exit</w:t>
      </w:r>
    </w:p>
    <w:p w14:paraId="2ABD94C7" w14:textId="77777777" w:rsidR="00E41EBD" w:rsidRDefault="006A51F3">
      <w:pPr>
        <w:spacing w:after="120"/>
      </w:pPr>
      <w:r>
        <w:t>Jede Plattform ist von Anfang an für den nächsten Eigentümer konzipiert – professionalisiert und KI-gestützt.</w:t>
      </w:r>
      <w:commentRangeEnd w:id="45"/>
      <w:r w:rsidR="00F9709D">
        <w:rPr>
          <w:rStyle w:val="Kommentarzeichen"/>
          <w:sz w:val="22"/>
          <w:szCs w:val="22"/>
        </w:rPr>
        <w:commentReference w:id="45"/>
      </w:r>
    </w:p>
    <w:p w14:paraId="46015BE7" w14:textId="77777777" w:rsidR="00E41EBD" w:rsidRDefault="006A51F3">
      <w:pPr>
        <w:pStyle w:val="Heading2"/>
      </w:pPr>
      <w:commentRangeStart w:id="46"/>
      <w:r>
        <w:t>Kontakt-Teaser</w:t>
      </w:r>
    </w:p>
    <w:p w14:paraId="3D2F7CF1" w14:textId="77777777" w:rsidR="00E41EBD" w:rsidRDefault="006A51F3">
      <w:pPr>
        <w:spacing w:before="100" w:after="40"/>
      </w:pPr>
      <w:r>
        <w:rPr>
          <w:b/>
          <w:bCs/>
          <w:color w:val="666666"/>
          <w:sz w:val="18"/>
          <w:szCs w:val="18"/>
        </w:rPr>
        <w:t>EYEBROW</w:t>
      </w:r>
    </w:p>
    <w:p w14:paraId="61D90317" w14:textId="77777777" w:rsidR="00E41EBD" w:rsidRDefault="006A51F3">
      <w:pPr>
        <w:spacing w:after="120"/>
      </w:pPr>
      <w:r>
        <w:t>Nächster Schritt</w:t>
      </w:r>
    </w:p>
    <w:p w14:paraId="5D586584" w14:textId="77777777" w:rsidR="00E41EBD" w:rsidRDefault="006A51F3">
      <w:pPr>
        <w:spacing w:before="100" w:after="40"/>
      </w:pPr>
      <w:r>
        <w:rPr>
          <w:b/>
          <w:bCs/>
          <w:color w:val="666666"/>
          <w:sz w:val="18"/>
          <w:szCs w:val="18"/>
        </w:rPr>
        <w:t>ÜBERSCHRIFT</w:t>
      </w:r>
    </w:p>
    <w:p w14:paraId="233B62D4" w14:textId="77777777" w:rsidR="00E41EBD" w:rsidRDefault="006A51F3">
      <w:pPr>
        <w:spacing w:after="120"/>
      </w:pPr>
      <w:r>
        <w:rPr>
          <w:b/>
          <w:bCs/>
        </w:rPr>
        <w:t>Sie überlegen, Ihr Unternehmen in die nächste Generation zu führen?</w:t>
      </w:r>
    </w:p>
    <w:p w14:paraId="384B2BBE" w14:textId="77777777" w:rsidR="00E41EBD" w:rsidRDefault="006A51F3">
      <w:pPr>
        <w:spacing w:before="100" w:after="40"/>
      </w:pPr>
      <w:r>
        <w:rPr>
          <w:b/>
          <w:bCs/>
          <w:color w:val="666666"/>
          <w:sz w:val="18"/>
          <w:szCs w:val="18"/>
        </w:rPr>
        <w:t>SUBTEXT</w:t>
      </w:r>
    </w:p>
    <w:p w14:paraId="36D9F1DD" w14:textId="77777777" w:rsidR="00E41EBD" w:rsidRDefault="006A51F3">
      <w:pPr>
        <w:spacing w:after="120"/>
      </w:pPr>
      <w:r>
        <w:t>Sprechen Sie direkt mit uns. Diskretion und Verbindlichkeit sind selbstverständlich.</w:t>
      </w:r>
    </w:p>
    <w:p w14:paraId="62207CF5" w14:textId="77777777" w:rsidR="00E41EBD" w:rsidRDefault="006A51F3">
      <w:pPr>
        <w:spacing w:before="100" w:after="40"/>
      </w:pPr>
      <w:r>
        <w:rPr>
          <w:b/>
          <w:bCs/>
          <w:color w:val="666666"/>
          <w:sz w:val="18"/>
          <w:szCs w:val="18"/>
        </w:rPr>
        <w:t>CTA</w:t>
      </w:r>
    </w:p>
    <w:p w14:paraId="13669C65" w14:textId="77777777" w:rsidR="00E41EBD" w:rsidRDefault="006A51F3">
      <w:pPr>
        <w:spacing w:after="120"/>
      </w:pPr>
      <w:r>
        <w:t>Gespräch anfragen →</w:t>
      </w:r>
      <w:commentRangeEnd w:id="46"/>
      <w:r w:rsidR="002712E8">
        <w:rPr>
          <w:rStyle w:val="Kommentarzeichen"/>
          <w:sz w:val="22"/>
          <w:szCs w:val="22"/>
        </w:rPr>
        <w:commentReference w:id="46"/>
      </w:r>
    </w:p>
    <w:p w14:paraId="628A9CEA" w14:textId="77777777" w:rsidR="00E41EBD" w:rsidRDefault="006A51F3">
      <w:r>
        <w:br w:type="page"/>
      </w:r>
    </w:p>
    <w:p w14:paraId="7AB2AF1F" w14:textId="77777777" w:rsidR="00E41EBD" w:rsidRPr="006C10B8" w:rsidRDefault="006A51F3">
      <w:pPr>
        <w:pStyle w:val="Heading1"/>
        <w:rPr>
          <w:lang w:val="en-US"/>
          <w:rPrChange w:id="47" w:author="Amon Göppert" w:date="2026-04-28T16:39:00Z" w16du:dateUtc="2026-04-28T14:39:00Z">
            <w:rPr/>
          </w:rPrChange>
        </w:rPr>
      </w:pPr>
      <w:r w:rsidRPr="006C10B8">
        <w:rPr>
          <w:lang w:val="en-US"/>
          <w:rPrChange w:id="48" w:author="Amon Göppert" w:date="2026-04-28T16:39:00Z" w16du:dateUtc="2026-04-28T14:39:00Z">
            <w:rPr/>
          </w:rPrChange>
        </w:rPr>
        <w:t>2. Profil (profil.html)</w:t>
      </w:r>
    </w:p>
    <w:p w14:paraId="33F52A9A" w14:textId="77777777" w:rsidR="00E41EBD" w:rsidRPr="006C10B8" w:rsidRDefault="006A51F3">
      <w:pPr>
        <w:spacing w:before="100" w:after="40"/>
        <w:rPr>
          <w:lang w:val="en-US"/>
          <w:rPrChange w:id="49" w:author="Amon Göppert" w:date="2026-04-28T16:39:00Z" w16du:dateUtc="2026-04-28T14:39:00Z">
            <w:rPr/>
          </w:rPrChange>
        </w:rPr>
      </w:pPr>
      <w:r w:rsidRPr="006C10B8">
        <w:rPr>
          <w:b/>
          <w:bCs/>
          <w:color w:val="666666"/>
          <w:sz w:val="18"/>
          <w:szCs w:val="18"/>
          <w:lang w:val="en-US"/>
          <w:rPrChange w:id="50" w:author="Amon Göppert" w:date="2026-04-28T16:39:00Z" w16du:dateUtc="2026-04-28T14:39:00Z">
            <w:rPr>
              <w:b/>
              <w:bCs/>
              <w:color w:val="666666"/>
              <w:sz w:val="18"/>
              <w:szCs w:val="18"/>
            </w:rPr>
          </w:rPrChange>
        </w:rPr>
        <w:t>META-TITLE</w:t>
      </w:r>
    </w:p>
    <w:p w14:paraId="5F7036D3" w14:textId="77777777" w:rsidR="00E41EBD" w:rsidRPr="006C10B8" w:rsidRDefault="006A51F3">
      <w:pPr>
        <w:spacing w:after="120"/>
        <w:rPr>
          <w:lang w:val="en-US"/>
          <w:rPrChange w:id="51" w:author="Amon Göppert" w:date="2026-04-28T16:39:00Z" w16du:dateUtc="2026-04-28T14:39:00Z">
            <w:rPr/>
          </w:rPrChange>
        </w:rPr>
      </w:pPr>
      <w:r w:rsidRPr="006C10B8">
        <w:rPr>
          <w:lang w:val="en-US"/>
          <w:rPrChange w:id="52" w:author="Amon Göppert" w:date="2026-04-28T16:39:00Z" w16du:dateUtc="2026-04-28T14:39:00Z">
            <w:rPr/>
          </w:rPrChange>
        </w:rPr>
        <w:t>Profil – NextGen Equity Partners</w:t>
      </w:r>
    </w:p>
    <w:p w14:paraId="6EF43788" w14:textId="77777777" w:rsidR="00E41EBD" w:rsidRDefault="006A51F3">
      <w:pPr>
        <w:spacing w:before="100" w:after="40"/>
      </w:pPr>
      <w:r>
        <w:rPr>
          <w:b/>
          <w:bCs/>
          <w:color w:val="666666"/>
          <w:sz w:val="18"/>
          <w:szCs w:val="18"/>
        </w:rPr>
        <w:t>META-DESCRIPTION</w:t>
      </w:r>
    </w:p>
    <w:p w14:paraId="2A03586A" w14:textId="77777777" w:rsidR="00E41EBD" w:rsidRDefault="006A51F3">
      <w:pPr>
        <w:spacing w:after="120"/>
      </w:pPr>
      <w:commentRangeStart w:id="53"/>
      <w:r>
        <w:t>Aus Familienunternehmen</w:t>
      </w:r>
      <w:commentRangeEnd w:id="53"/>
      <w:r w:rsidR="005816EA">
        <w:rPr>
          <w:rStyle w:val="Kommentarzeichen"/>
          <w:sz w:val="22"/>
          <w:szCs w:val="22"/>
        </w:rPr>
        <w:commentReference w:id="53"/>
      </w:r>
      <w:r>
        <w:t xml:space="preserve">. Für Familienunternehmen. NextGen Equity – gegründet von Unternehmern, </w:t>
      </w:r>
      <w:commentRangeStart w:id="54"/>
      <w:r>
        <w:t>die aus dem Mittelstand kommen</w:t>
      </w:r>
      <w:commentRangeEnd w:id="54"/>
      <w:r w:rsidR="005816EA">
        <w:rPr>
          <w:rStyle w:val="Kommentarzeichen"/>
          <w:sz w:val="22"/>
          <w:szCs w:val="22"/>
        </w:rPr>
        <w:commentReference w:id="54"/>
      </w:r>
      <w:r>
        <w:t>.</w:t>
      </w:r>
    </w:p>
    <w:p w14:paraId="5D63A5A9" w14:textId="77777777" w:rsidR="00E41EBD" w:rsidRDefault="006A51F3">
      <w:pPr>
        <w:pStyle w:val="Heading2"/>
      </w:pPr>
      <w:r>
        <w:t>Hero</w:t>
      </w:r>
    </w:p>
    <w:p w14:paraId="52D7255A" w14:textId="77777777" w:rsidR="00E41EBD" w:rsidRDefault="006A51F3">
      <w:pPr>
        <w:spacing w:before="100" w:after="40"/>
      </w:pPr>
      <w:r>
        <w:rPr>
          <w:b/>
          <w:bCs/>
          <w:color w:val="666666"/>
          <w:sz w:val="18"/>
          <w:szCs w:val="18"/>
        </w:rPr>
        <w:t>EYEBROW</w:t>
      </w:r>
    </w:p>
    <w:p w14:paraId="22C0C92F" w14:textId="77777777" w:rsidR="00E41EBD" w:rsidRDefault="006A51F3">
      <w:pPr>
        <w:spacing w:after="120"/>
      </w:pPr>
      <w:r>
        <w:t>Wer wir sind</w:t>
      </w:r>
    </w:p>
    <w:p w14:paraId="58F2E198" w14:textId="77777777" w:rsidR="00E41EBD" w:rsidRDefault="006A51F3">
      <w:pPr>
        <w:spacing w:before="100" w:after="40"/>
      </w:pPr>
      <w:r>
        <w:rPr>
          <w:b/>
          <w:bCs/>
          <w:color w:val="666666"/>
          <w:sz w:val="18"/>
          <w:szCs w:val="18"/>
        </w:rPr>
        <w:t>ÜBERSCHRIFT</w:t>
      </w:r>
    </w:p>
    <w:p w14:paraId="78C57608" w14:textId="11D14ACB" w:rsidR="00E41EBD" w:rsidRDefault="006A51F3">
      <w:pPr>
        <w:spacing w:after="120"/>
      </w:pPr>
      <w:del w:id="55" w:author="Leander Heyken" w:date="2026-04-28T16:21:00Z" w16du:dateUtc="2026-04-28T14:21:00Z">
        <w:r w:rsidDel="005816EA">
          <w:rPr>
            <w:b/>
            <w:bCs/>
          </w:rPr>
          <w:delText xml:space="preserve">Aus Familienunternehmen. </w:delText>
        </w:r>
      </w:del>
      <w:r>
        <w:rPr>
          <w:b/>
          <w:bCs/>
        </w:rPr>
        <w:t>Für Familienunternehmen.</w:t>
      </w:r>
    </w:p>
    <w:p w14:paraId="4A4E0DBD" w14:textId="77777777" w:rsidR="00E41EBD" w:rsidRDefault="006A51F3">
      <w:pPr>
        <w:spacing w:before="100" w:after="40"/>
      </w:pPr>
      <w:r>
        <w:rPr>
          <w:b/>
          <w:bCs/>
          <w:color w:val="666666"/>
          <w:sz w:val="18"/>
          <w:szCs w:val="18"/>
        </w:rPr>
        <w:t>SUBTEXT</w:t>
      </w:r>
    </w:p>
    <w:p w14:paraId="2F71D6AA" w14:textId="77777777" w:rsidR="00E41EBD" w:rsidRDefault="006A51F3">
      <w:pPr>
        <w:spacing w:after="120"/>
      </w:pPr>
      <w:r>
        <w:t xml:space="preserve">NextGen Equity wurde von Unternehmern gegründet, </w:t>
      </w:r>
      <w:commentRangeStart w:id="56"/>
      <w:r>
        <w:t>die selbst aus dem Mittelstand kommen</w:t>
      </w:r>
      <w:commentRangeEnd w:id="56"/>
      <w:r w:rsidR="00C55048">
        <w:rPr>
          <w:rStyle w:val="Kommentarzeichen"/>
          <w:sz w:val="22"/>
          <w:szCs w:val="22"/>
        </w:rPr>
        <w:commentReference w:id="56"/>
      </w:r>
      <w:r>
        <w:t xml:space="preserve">. Wir wissen, was es bedeutet, </w:t>
      </w:r>
      <w:commentRangeStart w:id="57"/>
      <w:r>
        <w:t>ein Lebenswerk aufzubauen – und was es bedeutet, es weiterzugeben</w:t>
      </w:r>
      <w:commentRangeEnd w:id="57"/>
      <w:r w:rsidR="00C55048">
        <w:rPr>
          <w:rStyle w:val="Kommentarzeichen"/>
          <w:sz w:val="22"/>
          <w:szCs w:val="22"/>
        </w:rPr>
        <w:commentReference w:id="57"/>
      </w:r>
      <w:r>
        <w:t>.</w:t>
      </w:r>
    </w:p>
    <w:p w14:paraId="3D450AC7" w14:textId="77777777" w:rsidR="00E41EBD" w:rsidRDefault="006A51F3">
      <w:pPr>
        <w:spacing w:before="100" w:after="40"/>
      </w:pPr>
      <w:r>
        <w:rPr>
          <w:b/>
          <w:bCs/>
          <w:color w:val="666666"/>
          <w:sz w:val="18"/>
          <w:szCs w:val="18"/>
        </w:rPr>
        <w:t>CTA PRIMÄR</w:t>
      </w:r>
    </w:p>
    <w:p w14:paraId="1CBB5806" w14:textId="77777777" w:rsidR="00E41EBD" w:rsidRDefault="006A51F3">
      <w:pPr>
        <w:spacing w:after="120"/>
      </w:pPr>
      <w:r>
        <w:t>Das Team kennenlernen →</w:t>
      </w:r>
    </w:p>
    <w:p w14:paraId="5A2CAEF3" w14:textId="77777777" w:rsidR="00E41EBD" w:rsidRDefault="006A51F3">
      <w:pPr>
        <w:spacing w:before="100" w:after="40"/>
      </w:pPr>
      <w:r>
        <w:rPr>
          <w:b/>
          <w:bCs/>
          <w:color w:val="666666"/>
          <w:sz w:val="18"/>
          <w:szCs w:val="18"/>
        </w:rPr>
        <w:t>CTA SEKUNDÄR</w:t>
      </w:r>
    </w:p>
    <w:p w14:paraId="7F409922" w14:textId="77777777" w:rsidR="00E41EBD" w:rsidRDefault="006A51F3">
      <w:pPr>
        <w:spacing w:after="120"/>
      </w:pPr>
      <w:r>
        <w:t>Gespräch anfragen</w:t>
      </w:r>
    </w:p>
    <w:p w14:paraId="6C3FAD07" w14:textId="77777777" w:rsidR="00E41EBD" w:rsidRDefault="006A51F3">
      <w:pPr>
        <w:pStyle w:val="Heading2"/>
      </w:pPr>
      <w:r>
        <w:t>Gründungsstory (Warum wir das tun)</w:t>
      </w:r>
    </w:p>
    <w:p w14:paraId="61DDD329" w14:textId="77777777" w:rsidR="00E41EBD" w:rsidRDefault="006A51F3">
      <w:pPr>
        <w:spacing w:before="100" w:after="40"/>
      </w:pPr>
      <w:r>
        <w:rPr>
          <w:b/>
          <w:bCs/>
          <w:color w:val="666666"/>
          <w:sz w:val="18"/>
          <w:szCs w:val="18"/>
        </w:rPr>
        <w:t>EYEBROW</w:t>
      </w:r>
    </w:p>
    <w:p w14:paraId="15FAC236" w14:textId="77777777" w:rsidR="00E41EBD" w:rsidRDefault="006A51F3">
      <w:pPr>
        <w:spacing w:after="120"/>
      </w:pPr>
      <w:r>
        <w:t>Warum wir das tun</w:t>
      </w:r>
    </w:p>
    <w:p w14:paraId="4FF93DD3" w14:textId="77777777" w:rsidR="00E41EBD" w:rsidRDefault="006A51F3">
      <w:pPr>
        <w:spacing w:before="100" w:after="40"/>
      </w:pPr>
      <w:r>
        <w:rPr>
          <w:b/>
          <w:bCs/>
          <w:color w:val="666666"/>
          <w:sz w:val="18"/>
          <w:szCs w:val="18"/>
        </w:rPr>
        <w:t>ÜBERSCHRIFT</w:t>
      </w:r>
    </w:p>
    <w:p w14:paraId="27C5A7F0" w14:textId="77777777" w:rsidR="00E41EBD" w:rsidRDefault="006A51F3">
      <w:pPr>
        <w:spacing w:after="120"/>
      </w:pPr>
      <w:commentRangeStart w:id="58"/>
      <w:r>
        <w:rPr>
          <w:b/>
          <w:bCs/>
        </w:rPr>
        <w:t>Die Überzeugung hinter NextGen.</w:t>
      </w:r>
    </w:p>
    <w:p w14:paraId="64C86552" w14:textId="77777777" w:rsidR="00E41EBD" w:rsidRDefault="006A51F3">
      <w:pPr>
        <w:spacing w:after="120"/>
      </w:pPr>
      <w:r>
        <w:t>Mehr als 12 Jahre Erfahrung im europäischen Mid-Market. Komplexe Transaktionen, anspruchsvolle Exits, direkte Verantwortung. Dabei lernten wir das Handwerk: die Disziplin der Due Diligence, die Kunst, Vertrauen bei Mittelstandsgründern aufzubauen.</w:t>
      </w:r>
    </w:p>
    <w:p w14:paraId="76E3F166" w14:textId="77777777" w:rsidR="00E41EBD" w:rsidRDefault="006A51F3">
      <w:pPr>
        <w:spacing w:after="120"/>
      </w:pPr>
      <w:r>
        <w:t>Aber nach einem Jahrzehnt derselben Playbooks wurde klar: Die Welt ändert sich schneller als das klassische Modell. Wer heute als Generalist in dispersen Sektoren agiert, ist reaktiv statt proaktiv. Die traditionellen Werthebel reichen nicht mehr.</w:t>
      </w:r>
    </w:p>
    <w:p w14:paraId="21B0C480" w14:textId="77777777" w:rsidR="00E41EBD" w:rsidRDefault="006A51F3">
      <w:pPr>
        <w:spacing w:after="120"/>
      </w:pPr>
      <w:r>
        <w:t>Wir haben uns von KI-Enthusiasten zu KI-nativen Operatoren entwickelt – diese Tools in unserem eigenen Tagesgeschäft eingesetzt. Und erkannt: Der deutsche Mittelstand hat enormes Potenzial, von dieser Transformation zu profitieren. Wir bringen das technische Know-how.</w:t>
      </w:r>
    </w:p>
    <w:p w14:paraId="156F324D" w14:textId="77777777" w:rsidR="00E41EBD" w:rsidRDefault="006A51F3">
      <w:pPr>
        <w:spacing w:after="120"/>
      </w:pPr>
      <w:r>
        <w:t>Das Ergebnis ist NextGen Equity – eine agile, zweckgebaute Plattform für die nächste Generation von Wertschöpfung. Die Zukunft gehört denen, die Investitionsdisziplin mit technischer Tiefe verbinden.</w:t>
      </w:r>
      <w:commentRangeEnd w:id="58"/>
      <w:r w:rsidR="002B7AE2">
        <w:rPr>
          <w:rStyle w:val="Kommentarzeichen"/>
          <w:sz w:val="22"/>
          <w:szCs w:val="22"/>
        </w:rPr>
        <w:commentReference w:id="58"/>
      </w:r>
    </w:p>
    <w:p w14:paraId="65E9789B" w14:textId="77777777" w:rsidR="00E41EBD" w:rsidRDefault="006A51F3">
      <w:pPr>
        <w:pStyle w:val="Heading2"/>
      </w:pPr>
      <w:r>
        <w:t>Werte</w:t>
      </w:r>
    </w:p>
    <w:p w14:paraId="48C4BAD5" w14:textId="77777777" w:rsidR="00E41EBD" w:rsidRDefault="006A51F3">
      <w:pPr>
        <w:spacing w:before="100" w:after="40"/>
      </w:pPr>
      <w:r>
        <w:rPr>
          <w:b/>
          <w:bCs/>
          <w:color w:val="666666"/>
          <w:sz w:val="18"/>
          <w:szCs w:val="18"/>
        </w:rPr>
        <w:t>EYEBROW</w:t>
      </w:r>
    </w:p>
    <w:p w14:paraId="3E406621" w14:textId="77777777" w:rsidR="00E41EBD" w:rsidRDefault="006A51F3">
      <w:pPr>
        <w:spacing w:after="120"/>
      </w:pPr>
      <w:r>
        <w:t>Unsere Werte</w:t>
      </w:r>
    </w:p>
    <w:p w14:paraId="479AD748" w14:textId="77777777" w:rsidR="00E41EBD" w:rsidRDefault="006A51F3">
      <w:pPr>
        <w:spacing w:before="100" w:after="40"/>
      </w:pPr>
      <w:r>
        <w:rPr>
          <w:b/>
          <w:bCs/>
          <w:color w:val="666666"/>
          <w:sz w:val="18"/>
          <w:szCs w:val="18"/>
        </w:rPr>
        <w:t>ÜBERSCHRIFT</w:t>
      </w:r>
    </w:p>
    <w:p w14:paraId="1A41B016" w14:textId="77777777" w:rsidR="00E41EBD" w:rsidRDefault="006A51F3">
      <w:pPr>
        <w:spacing w:after="120"/>
      </w:pPr>
      <w:r>
        <w:rPr>
          <w:b/>
          <w:bCs/>
        </w:rPr>
        <w:t>Vertrauen. Verlässlichkeit. Verantwortung.</w:t>
      </w:r>
    </w:p>
    <w:p w14:paraId="650D080B" w14:textId="77777777" w:rsidR="00E41EBD" w:rsidRDefault="006A51F3">
      <w:pPr>
        <w:spacing w:after="120"/>
      </w:pPr>
      <w:r>
        <w:rPr>
          <w:b/>
          <w:bCs/>
        </w:rPr>
        <w:t>Vertrauen</w:t>
      </w:r>
    </w:p>
    <w:p w14:paraId="3FFA75D9" w14:textId="77777777" w:rsidR="00E41EBD" w:rsidRDefault="006A51F3">
      <w:pPr>
        <w:spacing w:after="120"/>
      </w:pPr>
      <w:commentRangeStart w:id="59"/>
      <w:r>
        <w:t xml:space="preserve">Wir beginnen jeden Prozess mit echtem Zuhören. Vision, Prioritäten und Sorgen </w:t>
      </w:r>
      <w:commentRangeEnd w:id="59"/>
      <w:r w:rsidR="00A64B6B">
        <w:rPr>
          <w:rStyle w:val="Kommentarzeichen"/>
          <w:sz w:val="22"/>
          <w:szCs w:val="22"/>
        </w:rPr>
        <w:commentReference w:id="59"/>
      </w:r>
      <w:r>
        <w:t>– auf Augenhöhe, ohne Agenda. Vertrauen wird verdient, nicht eingefordert.</w:t>
      </w:r>
    </w:p>
    <w:p w14:paraId="0687D63C" w14:textId="77777777" w:rsidR="00E41EBD" w:rsidRDefault="006A51F3">
      <w:pPr>
        <w:spacing w:after="120"/>
      </w:pPr>
      <w:r>
        <w:rPr>
          <w:b/>
          <w:bCs/>
        </w:rPr>
        <w:t>Verlässlichkeit</w:t>
      </w:r>
    </w:p>
    <w:p w14:paraId="24326B74" w14:textId="77777777" w:rsidR="00E41EBD" w:rsidRDefault="006A51F3">
      <w:pPr>
        <w:spacing w:after="120"/>
      </w:pPr>
      <w:r>
        <w:t xml:space="preserve">Was wir sagen, halten wir. </w:t>
      </w:r>
      <w:commentRangeStart w:id="60"/>
      <w:r>
        <w:t>Kein Überbieten in Letters of Intent, die dann nicht halten. Kein Bieterwettbewerb – verbindliche Worte, verbindliche Konditionen.</w:t>
      </w:r>
      <w:commentRangeEnd w:id="60"/>
      <w:r w:rsidR="00D92D54">
        <w:rPr>
          <w:rStyle w:val="Kommentarzeichen"/>
          <w:sz w:val="22"/>
          <w:szCs w:val="22"/>
        </w:rPr>
        <w:commentReference w:id="60"/>
      </w:r>
    </w:p>
    <w:p w14:paraId="3D5108B3" w14:textId="77777777" w:rsidR="00E41EBD" w:rsidRDefault="006A51F3">
      <w:pPr>
        <w:spacing w:after="120"/>
      </w:pPr>
      <w:r>
        <w:rPr>
          <w:b/>
          <w:bCs/>
        </w:rPr>
        <w:t>Verantwortung</w:t>
      </w:r>
    </w:p>
    <w:p w14:paraId="68C78069" w14:textId="68F5E719" w:rsidR="00E41EBD" w:rsidRDefault="006A51F3">
      <w:pPr>
        <w:spacing w:after="120"/>
      </w:pPr>
      <w:r>
        <w:t>Für das Lebenswerk der Gründer</w:t>
      </w:r>
      <w:ins w:id="61" w:author="Leander Heyken" w:date="2026-04-28T16:23:00Z" w16du:dateUtc="2026-04-28T14:23:00Z">
        <w:r w:rsidR="004367B1">
          <w:t>, Manager und Eigentümerfamilien</w:t>
        </w:r>
      </w:ins>
      <w:r>
        <w:t>. Für die Mitarbeiter an jedem Standort. Für die langfristige Wettbewerbsfähigkeit der Plattform</w:t>
      </w:r>
      <w:del w:id="62" w:author="Leander Heyken" w:date="2026-04-28T16:23:00Z" w16du:dateUtc="2026-04-28T14:23:00Z">
        <w:r w:rsidDel="003F64FC">
          <w:delText xml:space="preserve"> – nicht nur die nächste Rendite</w:delText>
        </w:r>
      </w:del>
      <w:r>
        <w:t>.</w:t>
      </w:r>
    </w:p>
    <w:p w14:paraId="48961DA0" w14:textId="77777777" w:rsidR="00E41EBD" w:rsidRDefault="006A51F3">
      <w:pPr>
        <w:pStyle w:val="Heading2"/>
      </w:pPr>
      <w:r>
        <w:t>ESG / Verantwortungsvolles Investieren</w:t>
      </w:r>
    </w:p>
    <w:p w14:paraId="41FB6907" w14:textId="77777777" w:rsidR="00E41EBD" w:rsidRDefault="006A51F3">
      <w:pPr>
        <w:spacing w:before="100" w:after="40"/>
      </w:pPr>
      <w:r>
        <w:rPr>
          <w:b/>
          <w:bCs/>
          <w:color w:val="666666"/>
          <w:sz w:val="18"/>
          <w:szCs w:val="18"/>
        </w:rPr>
        <w:t>EYEBROW</w:t>
      </w:r>
    </w:p>
    <w:p w14:paraId="64F90C94" w14:textId="77777777" w:rsidR="00E41EBD" w:rsidRDefault="006A51F3">
      <w:pPr>
        <w:spacing w:after="120"/>
      </w:pPr>
      <w:r>
        <w:t>Verantwortung</w:t>
      </w:r>
    </w:p>
    <w:p w14:paraId="41647E34" w14:textId="77777777" w:rsidR="00E41EBD" w:rsidRDefault="006A51F3">
      <w:pPr>
        <w:spacing w:before="100" w:after="40"/>
      </w:pPr>
      <w:r>
        <w:rPr>
          <w:b/>
          <w:bCs/>
          <w:color w:val="666666"/>
          <w:sz w:val="18"/>
          <w:szCs w:val="18"/>
        </w:rPr>
        <w:t>ÜBERSCHRIFT</w:t>
      </w:r>
    </w:p>
    <w:p w14:paraId="474A7512" w14:textId="77777777" w:rsidR="00E41EBD" w:rsidRDefault="006A51F3">
      <w:pPr>
        <w:spacing w:after="120"/>
      </w:pPr>
      <w:r>
        <w:rPr>
          <w:b/>
          <w:bCs/>
        </w:rPr>
        <w:t>Verantwortungsvolles Investieren.</w:t>
      </w:r>
    </w:p>
    <w:p w14:paraId="0E7A07C3" w14:textId="76BBD8A9" w:rsidR="00E41EBD" w:rsidRDefault="006A51F3">
      <w:pPr>
        <w:spacing w:after="120"/>
      </w:pPr>
      <w:r>
        <w:t xml:space="preserve">Nachhaltigkeit ist für uns </w:t>
      </w:r>
      <w:del w:id="63" w:author="Leander Heyken" w:date="2026-04-28T16:23:00Z" w16du:dateUtc="2026-04-28T14:23:00Z">
        <w:r w:rsidDel="00511799">
          <w:delText xml:space="preserve">kein Reporting-Thema, sondern </w:delText>
        </w:r>
      </w:del>
      <w:r>
        <w:t>Teil unseres unternehmerischen Selbstverständnisses. Wir investieren langfristig in Menschen, Standorte und Strukturen – und berücksichtigen soziale und ökologische Faktoren als natürlichen Bestandteil unserer Beteiligungspraxis. Starke Arbeitgeber sind nachhaltige Arbeitgeber.</w:t>
      </w:r>
    </w:p>
    <w:p w14:paraId="7A887D9B" w14:textId="77777777" w:rsidR="00E41EBD" w:rsidRDefault="006A51F3">
      <w:pPr>
        <w:spacing w:before="100" w:after="40"/>
      </w:pPr>
      <w:r>
        <w:rPr>
          <w:b/>
          <w:bCs/>
          <w:color w:val="666666"/>
          <w:sz w:val="18"/>
          <w:szCs w:val="18"/>
        </w:rPr>
        <w:t>TAGS</w:t>
      </w:r>
    </w:p>
    <w:p w14:paraId="6147A53C" w14:textId="77777777" w:rsidR="00E41EBD" w:rsidRDefault="006A51F3">
      <w:pPr>
        <w:spacing w:after="120"/>
      </w:pPr>
      <w:r>
        <w:t>Langfristige Partnerschaften · Mitarbeiter im Mittelpunkt · Verantwortungsvolle Unternehmensführung</w:t>
      </w:r>
    </w:p>
    <w:p w14:paraId="149AC74A" w14:textId="77777777" w:rsidR="00E41EBD" w:rsidRDefault="006A51F3">
      <w:pPr>
        <w:pStyle w:val="Heading2"/>
      </w:pPr>
      <w:r>
        <w:t>Vision (Mittel- &amp; Langfristig)</w:t>
      </w:r>
    </w:p>
    <w:p w14:paraId="10DC2938" w14:textId="77777777" w:rsidR="00E41EBD" w:rsidRDefault="006A51F3">
      <w:pPr>
        <w:spacing w:before="100" w:after="40"/>
      </w:pPr>
      <w:r>
        <w:rPr>
          <w:b/>
          <w:bCs/>
          <w:color w:val="666666"/>
          <w:sz w:val="18"/>
          <w:szCs w:val="18"/>
        </w:rPr>
        <w:t>EYEBROW</w:t>
      </w:r>
    </w:p>
    <w:p w14:paraId="6925F9D2" w14:textId="77777777" w:rsidR="00E41EBD" w:rsidRDefault="006A51F3">
      <w:pPr>
        <w:spacing w:after="120"/>
      </w:pPr>
      <w:r>
        <w:t>Mittelfristige Vision</w:t>
      </w:r>
    </w:p>
    <w:p w14:paraId="70EDDB22" w14:textId="77777777" w:rsidR="00E41EBD" w:rsidRDefault="006A51F3">
      <w:pPr>
        <w:spacing w:before="100" w:after="40"/>
      </w:pPr>
      <w:r>
        <w:rPr>
          <w:b/>
          <w:bCs/>
          <w:color w:val="666666"/>
          <w:sz w:val="18"/>
          <w:szCs w:val="18"/>
        </w:rPr>
        <w:t>ÜBERSCHRIFT</w:t>
      </w:r>
    </w:p>
    <w:p w14:paraId="6FFC8C21" w14:textId="77777777" w:rsidR="00E41EBD" w:rsidRDefault="006A51F3">
      <w:pPr>
        <w:spacing w:after="120"/>
      </w:pPr>
      <w:r>
        <w:rPr>
          <w:b/>
          <w:bCs/>
        </w:rPr>
        <w:t>DACH-Marktführer. In fünf Jahren.</w:t>
      </w:r>
    </w:p>
    <w:p w14:paraId="4698B3AA" w14:textId="77777777" w:rsidR="00E41EBD" w:rsidRDefault="006A51F3">
      <w:pPr>
        <w:pStyle w:val="Heading3"/>
      </w:pPr>
      <w:commentRangeStart w:id="64"/>
      <w:r>
        <w:t>Mittelfristig · 5 Jahre</w:t>
      </w:r>
    </w:p>
    <w:p w14:paraId="6B316D54" w14:textId="77777777" w:rsidR="00E41EBD" w:rsidRDefault="006A51F3">
      <w:pPr>
        <w:pStyle w:val="ListParagraph"/>
        <w:numPr>
          <w:ilvl w:val="0"/>
          <w:numId w:val="2"/>
        </w:numPr>
        <w:spacing w:after="80"/>
      </w:pPr>
      <w:r>
        <w:t>Führender tech-enabled Partner für Buy &amp; Build in DACH</w:t>
      </w:r>
    </w:p>
    <w:p w14:paraId="623C10EC" w14:textId="77777777" w:rsidR="00E41EBD" w:rsidRDefault="006A51F3">
      <w:pPr>
        <w:pStyle w:val="ListParagraph"/>
        <w:numPr>
          <w:ilvl w:val="0"/>
          <w:numId w:val="2"/>
        </w:numPr>
        <w:spacing w:after="80"/>
      </w:pPr>
      <w:r>
        <w:t>KI-native Betriebsmodelle in allen Portfoliounternehmen</w:t>
      </w:r>
    </w:p>
    <w:p w14:paraId="35620CAB" w14:textId="77777777" w:rsidR="00E41EBD" w:rsidRDefault="006A51F3">
      <w:pPr>
        <w:pStyle w:val="ListParagraph"/>
        <w:numPr>
          <w:ilvl w:val="0"/>
          <w:numId w:val="2"/>
        </w:numPr>
        <w:spacing w:after="80"/>
      </w:pPr>
      <w:r>
        <w:t>Proprietäre Tech-Capabilities als Alleinstellungsmerkmal</w:t>
      </w:r>
    </w:p>
    <w:p w14:paraId="0D8CDB49" w14:textId="77777777" w:rsidR="00E41EBD" w:rsidRDefault="006A51F3">
      <w:pPr>
        <w:pStyle w:val="Heading3"/>
      </w:pPr>
      <w:r>
        <w:t>Langfristig · 10+ Jahre</w:t>
      </w:r>
    </w:p>
    <w:p w14:paraId="6FC526DB" w14:textId="77777777" w:rsidR="00E41EBD" w:rsidRDefault="006A51F3">
      <w:pPr>
        <w:pStyle w:val="ListParagraph"/>
        <w:numPr>
          <w:ilvl w:val="0"/>
          <w:numId w:val="2"/>
        </w:numPr>
        <w:spacing w:after="80"/>
      </w:pPr>
      <w:r>
        <w:t>Europäische Marktführerschaft im Segment</w:t>
      </w:r>
    </w:p>
    <w:p w14:paraId="79708742" w14:textId="77777777" w:rsidR="00E41EBD" w:rsidRDefault="006A51F3">
      <w:pPr>
        <w:pStyle w:val="ListParagraph"/>
        <w:numPr>
          <w:ilvl w:val="0"/>
          <w:numId w:val="2"/>
        </w:numPr>
        <w:spacing w:after="80"/>
      </w:pPr>
      <w:r>
        <w:t>Von Buy &amp; Build zu Platform Incubation</w:t>
      </w:r>
    </w:p>
    <w:p w14:paraId="6D01D7CC" w14:textId="77777777" w:rsidR="00E41EBD" w:rsidRDefault="006A51F3">
      <w:pPr>
        <w:pStyle w:val="ListParagraph"/>
        <w:numPr>
          <w:ilvl w:val="0"/>
          <w:numId w:val="2"/>
        </w:numPr>
        <w:spacing w:after="80"/>
      </w:pPr>
      <w:r>
        <w:t>Standard setzen für KI-augmentierte Belegschaften in Europa</w:t>
      </w:r>
      <w:commentRangeEnd w:id="64"/>
      <w:r w:rsidR="001D12D2">
        <w:rPr>
          <w:rStyle w:val="Kommentarzeichen"/>
          <w:sz w:val="22"/>
          <w:szCs w:val="22"/>
        </w:rPr>
        <w:commentReference w:id="64"/>
      </w:r>
    </w:p>
    <w:p w14:paraId="7AC0B1CE" w14:textId="77777777" w:rsidR="00E41EBD" w:rsidRDefault="006A51F3">
      <w:pPr>
        <w:spacing w:before="100" w:after="40"/>
      </w:pPr>
      <w:r>
        <w:rPr>
          <w:b/>
          <w:bCs/>
          <w:color w:val="666666"/>
          <w:sz w:val="18"/>
          <w:szCs w:val="18"/>
        </w:rPr>
        <w:t>CTA</w:t>
      </w:r>
    </w:p>
    <w:p w14:paraId="4D72200D" w14:textId="77777777" w:rsidR="00E41EBD" w:rsidRDefault="006A51F3">
      <w:pPr>
        <w:spacing w:after="120"/>
      </w:pPr>
      <w:r>
        <w:t>Das Team →</w:t>
      </w:r>
    </w:p>
    <w:p w14:paraId="2E446213" w14:textId="77777777" w:rsidR="00E41EBD" w:rsidRDefault="006A51F3">
      <w:r>
        <w:br w:type="page"/>
      </w:r>
    </w:p>
    <w:p w14:paraId="10733418" w14:textId="77777777" w:rsidR="00E41EBD" w:rsidRDefault="006A51F3">
      <w:pPr>
        <w:pStyle w:val="Heading1"/>
      </w:pPr>
      <w:r>
        <w:t xml:space="preserve">3. </w:t>
      </w:r>
      <w:commentRangeStart w:id="65"/>
      <w:r>
        <w:t>Ansatz (ansatz.html)</w:t>
      </w:r>
    </w:p>
    <w:p w14:paraId="2EA2313F" w14:textId="77777777" w:rsidR="00E41EBD" w:rsidRDefault="006A51F3">
      <w:pPr>
        <w:spacing w:before="100" w:after="40"/>
      </w:pPr>
      <w:r>
        <w:rPr>
          <w:b/>
          <w:bCs/>
          <w:color w:val="666666"/>
          <w:sz w:val="18"/>
          <w:szCs w:val="18"/>
        </w:rPr>
        <w:t>META-TITLE</w:t>
      </w:r>
    </w:p>
    <w:p w14:paraId="1F47FE07" w14:textId="77777777" w:rsidR="00E41EBD" w:rsidRDefault="006A51F3">
      <w:pPr>
        <w:spacing w:after="120"/>
      </w:pPr>
      <w:r>
        <w:t>Ansatz – NextGen Equity Partners</w:t>
      </w:r>
    </w:p>
    <w:p w14:paraId="27E9189A" w14:textId="77777777" w:rsidR="00E41EBD" w:rsidRDefault="006A51F3">
      <w:pPr>
        <w:spacing w:before="100" w:after="40"/>
      </w:pPr>
      <w:r>
        <w:rPr>
          <w:b/>
          <w:bCs/>
          <w:color w:val="666666"/>
          <w:sz w:val="18"/>
          <w:szCs w:val="18"/>
        </w:rPr>
        <w:t>META-DESCRIPTION</w:t>
      </w:r>
    </w:p>
    <w:p w14:paraId="34619F6B" w14:textId="77777777" w:rsidR="00E41EBD" w:rsidRDefault="006A51F3">
      <w:pPr>
        <w:spacing w:after="120"/>
      </w:pPr>
      <w:r>
        <w:t>Wie NextGen Equity arbeitet – von der Zielidentifikation bis zum Exit. Ein Playbook, das wir mit jeder Transaktion präzisieren.</w:t>
      </w:r>
    </w:p>
    <w:p w14:paraId="202D8CB0" w14:textId="77777777" w:rsidR="00E41EBD" w:rsidRDefault="006A51F3">
      <w:pPr>
        <w:pStyle w:val="Heading2"/>
      </w:pPr>
      <w:r>
        <w:t>Hero</w:t>
      </w:r>
    </w:p>
    <w:p w14:paraId="0E7AF3FD" w14:textId="77777777" w:rsidR="00E41EBD" w:rsidRDefault="006A51F3">
      <w:pPr>
        <w:spacing w:before="100" w:after="40"/>
      </w:pPr>
      <w:r>
        <w:rPr>
          <w:b/>
          <w:bCs/>
          <w:color w:val="666666"/>
          <w:sz w:val="18"/>
          <w:szCs w:val="18"/>
        </w:rPr>
        <w:t>EYEBROW</w:t>
      </w:r>
    </w:p>
    <w:p w14:paraId="1DEEDF4B" w14:textId="77777777" w:rsidR="00E41EBD" w:rsidRDefault="006A51F3">
      <w:pPr>
        <w:spacing w:after="120"/>
      </w:pPr>
      <w:r>
        <w:t>Wie wir arbeiten</w:t>
      </w:r>
    </w:p>
    <w:p w14:paraId="6FF9046E" w14:textId="77777777" w:rsidR="00E41EBD" w:rsidRDefault="006A51F3">
      <w:pPr>
        <w:spacing w:before="100" w:after="40"/>
      </w:pPr>
      <w:r>
        <w:rPr>
          <w:b/>
          <w:bCs/>
          <w:color w:val="666666"/>
          <w:sz w:val="18"/>
          <w:szCs w:val="18"/>
        </w:rPr>
        <w:t>ÜBERSCHRIFT</w:t>
      </w:r>
    </w:p>
    <w:p w14:paraId="3F2BD50A" w14:textId="77777777" w:rsidR="00E41EBD" w:rsidRDefault="006A51F3">
      <w:pPr>
        <w:spacing w:after="120"/>
      </w:pPr>
      <w:r>
        <w:rPr>
          <w:b/>
          <w:bCs/>
        </w:rPr>
        <w:t>Wie wir arbeiten – Schritt für Schritt.</w:t>
      </w:r>
    </w:p>
    <w:p w14:paraId="0F98BBD3" w14:textId="77777777" w:rsidR="00E41EBD" w:rsidRDefault="006A51F3">
      <w:pPr>
        <w:spacing w:before="100" w:after="40"/>
      </w:pPr>
      <w:r>
        <w:rPr>
          <w:b/>
          <w:bCs/>
          <w:color w:val="666666"/>
          <w:sz w:val="18"/>
          <w:szCs w:val="18"/>
        </w:rPr>
        <w:t>SUBTEXT</w:t>
      </w:r>
    </w:p>
    <w:p w14:paraId="716A434C" w14:textId="77777777" w:rsidR="00E41EBD" w:rsidRDefault="006A51F3">
      <w:pPr>
        <w:spacing w:after="120"/>
      </w:pPr>
      <w:r>
        <w:t>Kein Einzelfall. Kein Zufall. Ein Playbook, das wir mit jeder Transaktion präzisieren.</w:t>
      </w:r>
    </w:p>
    <w:p w14:paraId="14A4BCEA" w14:textId="77777777" w:rsidR="00E41EBD" w:rsidRDefault="006A51F3">
      <w:pPr>
        <w:pStyle w:val="Heading2"/>
      </w:pPr>
      <w:r>
        <w:t>Deal Sourcing (Identifizieren)</w:t>
      </w:r>
    </w:p>
    <w:p w14:paraId="0EF00BB1" w14:textId="77777777" w:rsidR="00E41EBD" w:rsidRDefault="006A51F3">
      <w:pPr>
        <w:spacing w:before="100" w:after="40"/>
      </w:pPr>
      <w:r>
        <w:rPr>
          <w:b/>
          <w:bCs/>
          <w:color w:val="666666"/>
          <w:sz w:val="18"/>
          <w:szCs w:val="18"/>
        </w:rPr>
        <w:t>EYEBROW</w:t>
      </w:r>
    </w:p>
    <w:p w14:paraId="29FD3EFF" w14:textId="77777777" w:rsidR="00E41EBD" w:rsidRDefault="006A51F3">
      <w:pPr>
        <w:spacing w:after="120"/>
      </w:pPr>
      <w:r>
        <w:t>Identifizieren</w:t>
      </w:r>
    </w:p>
    <w:p w14:paraId="7366913A" w14:textId="77777777" w:rsidR="00E41EBD" w:rsidRDefault="006A51F3">
      <w:pPr>
        <w:spacing w:before="100" w:after="40"/>
      </w:pPr>
      <w:r>
        <w:rPr>
          <w:b/>
          <w:bCs/>
          <w:color w:val="666666"/>
          <w:sz w:val="18"/>
          <w:szCs w:val="18"/>
        </w:rPr>
        <w:t>ÜBERSCHRIFT</w:t>
      </w:r>
    </w:p>
    <w:p w14:paraId="40DE610C" w14:textId="77777777" w:rsidR="00E41EBD" w:rsidRDefault="006A51F3">
      <w:pPr>
        <w:spacing w:after="120"/>
      </w:pPr>
      <w:r>
        <w:rPr>
          <w:b/>
          <w:bCs/>
        </w:rPr>
        <w:t>Wir warten nicht auf Mandate.</w:t>
      </w:r>
    </w:p>
    <w:p w14:paraId="2E3DD051" w14:textId="77777777" w:rsidR="00E41EBD" w:rsidRDefault="006A51F3">
      <w:pPr>
        <w:spacing w:after="120"/>
      </w:pPr>
      <w:r>
        <w:t>Weg von der reinen Abhängigkeit von M&amp;A-Beratern. Wir behandeln Deal-Sourcing als technologisch getriebene Sales-Operation. Wir identifizieren Targets mit modernsten Go-to-Market-Datenquellen und führen strukturierte, CRM-basierte Direktansprache bei Unternehmern durch.</w:t>
      </w:r>
    </w:p>
    <w:p w14:paraId="146D8DCB" w14:textId="77777777" w:rsidR="00E41EBD" w:rsidRDefault="006A51F3">
      <w:pPr>
        <w:spacing w:after="120"/>
      </w:pPr>
      <w:r>
        <w:t>Unser internes Tool Atlas Intelligence zentralisiert alle Datenquellen, CRM-Workflows und Outreach-Aufgaben in einem Ökosystem.</w:t>
      </w:r>
    </w:p>
    <w:p w14:paraId="49E55A78" w14:textId="77777777" w:rsidR="00E41EBD" w:rsidRDefault="006A51F3">
      <w:pPr>
        <w:pStyle w:val="Heading3"/>
      </w:pPr>
      <w:r>
        <w:t>Drei Sourcing-Schritte</w:t>
      </w:r>
    </w:p>
    <w:p w14:paraId="7ECC907F" w14:textId="77777777" w:rsidR="00E41EBD" w:rsidRDefault="006A51F3">
      <w:pPr>
        <w:spacing w:after="120"/>
      </w:pPr>
      <w:r>
        <w:rPr>
          <w:b/>
          <w:bCs/>
        </w:rPr>
        <w:t>Schritt 01 — KI-Screening</w:t>
      </w:r>
    </w:p>
    <w:p w14:paraId="08D04F5A" w14:textId="77777777" w:rsidR="00E41EBD" w:rsidRDefault="006A51F3">
      <w:pPr>
        <w:spacing w:after="120"/>
      </w:pPr>
      <w:r>
        <w:t>Automatisiertes Market Mapping und Company Screening über alle relevanten Datenquellen hinweg – bevor ein Mandat den Markt erreicht.</w:t>
      </w:r>
    </w:p>
    <w:p w14:paraId="3A80E2DF" w14:textId="77777777" w:rsidR="00E41EBD" w:rsidRDefault="006A51F3">
      <w:pPr>
        <w:spacing w:after="120"/>
      </w:pPr>
      <w:r>
        <w:rPr>
          <w:b/>
          <w:bCs/>
        </w:rPr>
        <w:t>Schritt 02 — Direktansprache</w:t>
      </w:r>
    </w:p>
    <w:p w14:paraId="7D8C612C" w14:textId="77777777" w:rsidR="00E41EBD" w:rsidRDefault="006A51F3">
      <w:pPr>
        <w:spacing w:after="120"/>
      </w:pPr>
      <w:r>
        <w:t>Strukturierter, CRM-basierter Outreach direkt bei Unternehmern. Persönlich, verbindlich, ohne Mittelsmann.</w:t>
      </w:r>
    </w:p>
    <w:p w14:paraId="0D78BEDD" w14:textId="77777777" w:rsidR="00E41EBD" w:rsidRDefault="006A51F3">
      <w:pPr>
        <w:spacing w:after="120"/>
      </w:pPr>
      <w:r>
        <w:rPr>
          <w:b/>
          <w:bCs/>
        </w:rPr>
        <w:t>Schritt 03 — Erstgespräch</w:t>
      </w:r>
    </w:p>
    <w:p w14:paraId="6C3ECAB9" w14:textId="77777777" w:rsidR="00E41EBD" w:rsidRDefault="006A51F3">
      <w:pPr>
        <w:spacing w:after="120"/>
      </w:pPr>
      <w:r>
        <w:t>Auf Augenhöhe, ohne Kaufdruck. Wir hören zuerst zu – Vision, Prioritäten und operative Potenziale stehen im Mittelpunkt.</w:t>
      </w:r>
    </w:p>
    <w:p w14:paraId="3FF3FC04" w14:textId="77777777" w:rsidR="00E41EBD" w:rsidRDefault="006A51F3">
      <w:pPr>
        <w:pStyle w:val="Heading2"/>
      </w:pPr>
      <w:r>
        <w:t>Transaktion (Erwerben)</w:t>
      </w:r>
    </w:p>
    <w:p w14:paraId="0E17F302" w14:textId="77777777" w:rsidR="00E41EBD" w:rsidRDefault="006A51F3">
      <w:pPr>
        <w:spacing w:before="100" w:after="40"/>
      </w:pPr>
      <w:r>
        <w:rPr>
          <w:b/>
          <w:bCs/>
          <w:color w:val="666666"/>
          <w:sz w:val="18"/>
          <w:szCs w:val="18"/>
        </w:rPr>
        <w:t>EYEBROW</w:t>
      </w:r>
    </w:p>
    <w:p w14:paraId="47D24721" w14:textId="77777777" w:rsidR="00E41EBD" w:rsidRDefault="006A51F3">
      <w:pPr>
        <w:spacing w:after="120"/>
      </w:pPr>
      <w:r>
        <w:t>Erwerben</w:t>
      </w:r>
    </w:p>
    <w:p w14:paraId="68FF87B1" w14:textId="77777777" w:rsidR="00E41EBD" w:rsidRDefault="006A51F3">
      <w:pPr>
        <w:spacing w:before="100" w:after="40"/>
      </w:pPr>
      <w:r>
        <w:rPr>
          <w:b/>
          <w:bCs/>
          <w:color w:val="666666"/>
          <w:sz w:val="18"/>
          <w:szCs w:val="18"/>
        </w:rPr>
        <w:t>ÜBERSCHRIFT</w:t>
      </w:r>
    </w:p>
    <w:p w14:paraId="2E056ED0" w14:textId="77777777" w:rsidR="00E41EBD" w:rsidRDefault="006A51F3">
      <w:pPr>
        <w:spacing w:after="120"/>
      </w:pPr>
      <w:r>
        <w:rPr>
          <w:b/>
          <w:bCs/>
        </w:rPr>
        <w:t>Verlässlichkeit schlägt Preisführerschaft.</w:t>
      </w:r>
    </w:p>
    <w:p w14:paraId="2178EF6A" w14:textId="77777777" w:rsidR="00E41EBD" w:rsidRDefault="006A51F3">
      <w:pPr>
        <w:spacing w:after="120"/>
      </w:pPr>
      <w:r>
        <w:t>Gründerorientierter Prozess, schlanke Due Diligence und ein Team mit Dutzenden erfolgreich abgeschlossener Transaktionen im DACH-Mittelstand. Unternehmer öffnen uns die Tür, weil wir ihre Sprache sprechen – und weil unser Wachstumsbild greifbar ist.</w:t>
      </w:r>
    </w:p>
    <w:p w14:paraId="378584C8" w14:textId="77777777" w:rsidR="00E41EBD" w:rsidRDefault="006A51F3">
      <w:pPr>
        <w:spacing w:after="120"/>
      </w:pPr>
      <w:r>
        <w:t>Wir kommen nicht als Käufer, sondern als Partner, der das Unternehmen zur Branchenführerschaft führen kann.</w:t>
      </w:r>
    </w:p>
    <w:p w14:paraId="1843CD3E" w14:textId="77777777" w:rsidR="00E41EBD" w:rsidRDefault="006A51F3">
      <w:pPr>
        <w:pStyle w:val="Heading3"/>
      </w:pPr>
      <w:r>
        <w:t>Konstellationen</w:t>
      </w:r>
    </w:p>
    <w:p w14:paraId="7C257C2A" w14:textId="77777777" w:rsidR="00E41EBD" w:rsidRDefault="006A51F3">
      <w:pPr>
        <w:pStyle w:val="ListParagraph"/>
        <w:numPr>
          <w:ilvl w:val="0"/>
          <w:numId w:val="2"/>
        </w:numPr>
        <w:spacing w:after="80"/>
      </w:pPr>
      <w:r>
        <w:t>01 — Nachfolgelösungen</w:t>
      </w:r>
    </w:p>
    <w:p w14:paraId="451963C0" w14:textId="77777777" w:rsidR="00E41EBD" w:rsidRDefault="006A51F3">
      <w:pPr>
        <w:pStyle w:val="ListParagraph"/>
        <w:numPr>
          <w:ilvl w:val="0"/>
          <w:numId w:val="2"/>
        </w:numPr>
        <w:spacing w:after="80"/>
      </w:pPr>
      <w:r>
        <w:t>02 — Konzernausgliederungen</w:t>
      </w:r>
    </w:p>
    <w:p w14:paraId="7A148667" w14:textId="77777777" w:rsidR="00E41EBD" w:rsidRDefault="006A51F3">
      <w:pPr>
        <w:pStyle w:val="ListParagraph"/>
        <w:numPr>
          <w:ilvl w:val="0"/>
          <w:numId w:val="2"/>
        </w:numPr>
        <w:spacing w:after="80"/>
      </w:pPr>
      <w:r>
        <w:t>03 — Wachstumsfinanzierungen</w:t>
      </w:r>
    </w:p>
    <w:p w14:paraId="00750C77" w14:textId="77777777" w:rsidR="00E41EBD" w:rsidRDefault="006A51F3">
      <w:pPr>
        <w:pStyle w:val="ListParagraph"/>
        <w:numPr>
          <w:ilvl w:val="0"/>
          <w:numId w:val="2"/>
        </w:numPr>
        <w:spacing w:after="80"/>
      </w:pPr>
      <w:r>
        <w:t>04 — Partnerschaften mit Management-Teams (Buy-In)</w:t>
      </w:r>
    </w:p>
    <w:p w14:paraId="256BEC0D" w14:textId="77777777" w:rsidR="00E41EBD" w:rsidRDefault="006A51F3">
      <w:pPr>
        <w:pStyle w:val="Heading2"/>
      </w:pPr>
      <w:r>
        <w:t>Wertschöpfung (Aufbauen) – 100 Tage</w:t>
      </w:r>
    </w:p>
    <w:p w14:paraId="384B78C1" w14:textId="77777777" w:rsidR="00E41EBD" w:rsidRDefault="006A51F3">
      <w:pPr>
        <w:spacing w:before="100" w:after="40"/>
      </w:pPr>
      <w:r>
        <w:rPr>
          <w:b/>
          <w:bCs/>
          <w:color w:val="666666"/>
          <w:sz w:val="18"/>
          <w:szCs w:val="18"/>
        </w:rPr>
        <w:t>EYEBROW</w:t>
      </w:r>
    </w:p>
    <w:p w14:paraId="426454C6" w14:textId="77777777" w:rsidR="00E41EBD" w:rsidRDefault="006A51F3">
      <w:pPr>
        <w:spacing w:after="120"/>
      </w:pPr>
      <w:r>
        <w:t>Aufbauen</w:t>
      </w:r>
    </w:p>
    <w:p w14:paraId="1E150B32" w14:textId="77777777" w:rsidR="00E41EBD" w:rsidRDefault="006A51F3">
      <w:pPr>
        <w:spacing w:before="100" w:after="40"/>
      </w:pPr>
      <w:r>
        <w:rPr>
          <w:b/>
          <w:bCs/>
          <w:color w:val="666666"/>
          <w:sz w:val="18"/>
          <w:szCs w:val="18"/>
        </w:rPr>
        <w:t>ÜBERSCHRIFT</w:t>
      </w:r>
    </w:p>
    <w:p w14:paraId="285B39C8" w14:textId="77777777" w:rsidR="00E41EBD" w:rsidRDefault="006A51F3">
      <w:pPr>
        <w:spacing w:after="120"/>
      </w:pPr>
      <w:r>
        <w:rPr>
          <w:b/>
          <w:bCs/>
        </w:rPr>
        <w:t>100 Tage. Fundament für die Plattform.</w:t>
      </w:r>
    </w:p>
    <w:p w14:paraId="4EC48579" w14:textId="77777777" w:rsidR="00E41EBD" w:rsidRDefault="006A51F3">
      <w:pPr>
        <w:spacing w:after="120"/>
      </w:pPr>
      <w:r>
        <w:rPr>
          <w:b/>
          <w:bCs/>
        </w:rPr>
        <w:t>01 — Governance</w:t>
      </w:r>
    </w:p>
    <w:p w14:paraId="6441484C" w14:textId="77777777" w:rsidR="00E41EBD" w:rsidRDefault="006A51F3">
      <w:pPr>
        <w:spacing w:after="120"/>
      </w:pPr>
      <w:r>
        <w:t>Klare Strukturen, Reporting-Automatisierung, gemeinsamer Betriebsrhythmus ab Tag 1. Keine Überraschungen – keine Zweideutigkeiten.</w:t>
      </w:r>
    </w:p>
    <w:p w14:paraId="377F878B" w14:textId="77777777" w:rsidR="00E41EBD" w:rsidRDefault="006A51F3">
      <w:pPr>
        <w:spacing w:after="120"/>
      </w:pPr>
      <w:r>
        <w:rPr>
          <w:b/>
          <w:bCs/>
        </w:rPr>
        <w:t>02 — KI-Implementierung</w:t>
      </w:r>
    </w:p>
    <w:p w14:paraId="327FA39B" w14:textId="77777777" w:rsidR="00E41EBD" w:rsidRDefault="006A51F3">
      <w:pPr>
        <w:spacing w:after="120"/>
      </w:pPr>
      <w:r>
        <w:t>Proprietäre Tools von Anfang an: Kapazitäten freisetzen, Prozesse standardisieren, Margen verbessern – systematisch, nicht zufällig.</w:t>
      </w:r>
    </w:p>
    <w:p w14:paraId="65B44F6B" w14:textId="77777777" w:rsidR="00E41EBD" w:rsidRDefault="006A51F3">
      <w:pPr>
        <w:spacing w:after="120"/>
      </w:pPr>
      <w:r>
        <w:rPr>
          <w:b/>
          <w:bCs/>
        </w:rPr>
        <w:t>03 — Add-on-Akquisitionen</w:t>
      </w:r>
    </w:p>
    <w:p w14:paraId="51579B1B" w14:textId="77777777" w:rsidR="00E41EBD" w:rsidRDefault="006A51F3">
      <w:pPr>
        <w:spacing w:after="120"/>
      </w:pPr>
      <w:r>
        <w:t>Organisches Wachstum kombiniert mit gezielten Zukäufen nach bewährter Logik. Jedes Add-on stärkt die Plattform strategisch.</w:t>
      </w:r>
    </w:p>
    <w:p w14:paraId="28E62F7B" w14:textId="77777777" w:rsidR="00E41EBD" w:rsidRDefault="006A51F3">
      <w:pPr>
        <w:spacing w:after="120"/>
      </w:pPr>
      <w:r>
        <w:rPr>
          <w:b/>
          <w:bCs/>
        </w:rPr>
        <w:t>04 — Exit-Vorbereitung</w:t>
      </w:r>
    </w:p>
    <w:p w14:paraId="21B83EE7" w14:textId="77777777" w:rsidR="00E41EBD" w:rsidRDefault="006A51F3">
      <w:pPr>
        <w:spacing w:after="120"/>
      </w:pPr>
      <w:r>
        <w:t>Jede Plattform ist von Anfang an für den nächsten Eigentümer konzipiert – professionalisiert, KI-gestützt, für eine Premium-Transaktion positioniert.</w:t>
      </w:r>
    </w:p>
    <w:p w14:paraId="3451E6C1" w14:textId="77777777" w:rsidR="00E41EBD" w:rsidRDefault="006A51F3">
      <w:pPr>
        <w:pStyle w:val="Heading2"/>
      </w:pPr>
      <w:r>
        <w:t>KI im gesamten Investitionsprozess</w:t>
      </w:r>
    </w:p>
    <w:p w14:paraId="450E54DA" w14:textId="77777777" w:rsidR="00E41EBD" w:rsidRDefault="006A51F3">
      <w:pPr>
        <w:spacing w:before="100" w:after="40"/>
      </w:pPr>
      <w:r>
        <w:rPr>
          <w:b/>
          <w:bCs/>
          <w:color w:val="666666"/>
          <w:sz w:val="18"/>
          <w:szCs w:val="18"/>
        </w:rPr>
        <w:t>EYEBROW</w:t>
      </w:r>
    </w:p>
    <w:p w14:paraId="51DA07C3" w14:textId="77777777" w:rsidR="00E41EBD" w:rsidRDefault="006A51F3">
      <w:pPr>
        <w:spacing w:after="120"/>
      </w:pPr>
      <w:r>
        <w:t>Technologie im GP-Prozess</w:t>
      </w:r>
    </w:p>
    <w:p w14:paraId="34689224" w14:textId="77777777" w:rsidR="00E41EBD" w:rsidRDefault="006A51F3">
      <w:pPr>
        <w:spacing w:before="100" w:after="40"/>
      </w:pPr>
      <w:r>
        <w:rPr>
          <w:b/>
          <w:bCs/>
          <w:color w:val="666666"/>
          <w:sz w:val="18"/>
          <w:szCs w:val="18"/>
        </w:rPr>
        <w:t>ÜBERSCHRIFT</w:t>
      </w:r>
    </w:p>
    <w:p w14:paraId="2ABB41CD" w14:textId="77777777" w:rsidR="00E41EBD" w:rsidRDefault="006A51F3">
      <w:pPr>
        <w:spacing w:after="120"/>
      </w:pPr>
      <w:r>
        <w:rPr>
          <w:b/>
          <w:bCs/>
        </w:rPr>
        <w:t>KI im gesamten Investitionsprozess.</w:t>
      </w:r>
    </w:p>
    <w:p w14:paraId="6CD81D54" w14:textId="77777777" w:rsidR="00E41EBD" w:rsidRDefault="006A51F3">
      <w:pPr>
        <w:spacing w:after="120"/>
      </w:pPr>
      <w:r>
        <w:rPr>
          <w:b/>
          <w:bCs/>
        </w:rPr>
        <w:t>Sourcing &amp; Origination [Identifizieren]</w:t>
      </w:r>
    </w:p>
    <w:p w14:paraId="39EA00C6" w14:textId="77777777" w:rsidR="00E41EBD" w:rsidRDefault="006A51F3">
      <w:pPr>
        <w:spacing w:after="120"/>
      </w:pPr>
      <w:r>
        <w:t>KI-gestütztes Market Mapping, Company Screening, Off-Market-Identifikation – wir führen die Gespräche, bevor ein Mandat entsteht.</w:t>
      </w:r>
    </w:p>
    <w:p w14:paraId="612C7CED" w14:textId="77777777" w:rsidR="00E41EBD" w:rsidRDefault="006A51F3">
      <w:pPr>
        <w:spacing w:after="120"/>
      </w:pPr>
      <w:r>
        <w:rPr>
          <w:b/>
          <w:bCs/>
        </w:rPr>
        <w:t>Team Building &amp; Buy-In [Erwerben]</w:t>
      </w:r>
    </w:p>
    <w:p w14:paraId="02C17781" w14:textId="77777777" w:rsidR="00E41EBD" w:rsidRDefault="006A51F3">
      <w:pPr>
        <w:spacing w:after="120"/>
      </w:pPr>
      <w:r>
        <w:t>Technologisch unterstützte Assessment-Prozesse für Management-Teams. Das richtige Team macht Plattformen.</w:t>
      </w:r>
    </w:p>
    <w:p w14:paraId="53123673" w14:textId="77777777" w:rsidR="00E41EBD" w:rsidRDefault="006A51F3">
      <w:pPr>
        <w:spacing w:after="120"/>
      </w:pPr>
      <w:r>
        <w:rPr>
          <w:b/>
          <w:bCs/>
        </w:rPr>
        <w:t>Due Diligence [Erwerben]</w:t>
      </w:r>
    </w:p>
    <w:p w14:paraId="7CBFC885" w14:textId="77777777" w:rsidR="00E41EBD" w:rsidRDefault="006A51F3">
      <w:pPr>
        <w:spacing w:after="120"/>
      </w:pPr>
      <w:r>
        <w:t>Proprietäre technische DD-Capabilities weit über klassische Standards. Wir sehen, was andere nicht sehen.</w:t>
      </w:r>
    </w:p>
    <w:p w14:paraId="647C98FD" w14:textId="77777777" w:rsidR="00E41EBD" w:rsidRDefault="006A51F3">
      <w:pPr>
        <w:spacing w:after="120"/>
      </w:pPr>
      <w:r>
        <w:rPr>
          <w:b/>
          <w:bCs/>
        </w:rPr>
        <w:t>Portfolio-Wertschöpfung [Aufbauen]</w:t>
      </w:r>
    </w:p>
    <w:p w14:paraId="1B0619B9" w14:textId="77777777" w:rsidR="00E41EBD" w:rsidRDefault="006A51F3">
      <w:pPr>
        <w:spacing w:after="120"/>
      </w:pPr>
      <w:r>
        <w:t>Systematischer KI-Einsatz für Margenverbesserung und Wachstum – direkt im Tagesbetrieb, nicht als Beratungsleistung.</w:t>
      </w:r>
    </w:p>
    <w:p w14:paraId="541592B1" w14:textId="77777777" w:rsidR="00E41EBD" w:rsidRDefault="006A51F3">
      <w:pPr>
        <w:spacing w:after="120"/>
      </w:pPr>
      <w:r>
        <w:rPr>
          <w:b/>
          <w:bCs/>
        </w:rPr>
        <w:t>Exit-Vorbereitung [Exit]</w:t>
      </w:r>
    </w:p>
    <w:p w14:paraId="5AA96AE3" w14:textId="77777777" w:rsidR="00E41EBD" w:rsidRDefault="006A51F3">
      <w:pPr>
        <w:spacing w:after="120"/>
      </w:pPr>
      <w:r>
        <w:t>Performance-Tracking, Dateninfrastruktur, operative Optimierung. Jede Plattform ist von Anfang an auf den Exit ausgelegt.</w:t>
      </w:r>
    </w:p>
    <w:p w14:paraId="30767775" w14:textId="77777777" w:rsidR="00E41EBD" w:rsidRDefault="006A51F3">
      <w:pPr>
        <w:spacing w:before="100" w:after="40"/>
      </w:pPr>
      <w:r>
        <w:rPr>
          <w:b/>
          <w:bCs/>
          <w:color w:val="666666"/>
          <w:sz w:val="18"/>
          <w:szCs w:val="18"/>
        </w:rPr>
        <w:t>CTA</w:t>
      </w:r>
    </w:p>
    <w:p w14:paraId="4BD19A0C" w14:textId="77777777" w:rsidR="00E41EBD" w:rsidRDefault="006A51F3">
      <w:pPr>
        <w:spacing w:after="120"/>
      </w:pPr>
      <w:r>
        <w:t>Mehr zu KI &amp; Wertsteigerung →</w:t>
      </w:r>
      <w:commentRangeEnd w:id="65"/>
      <w:r w:rsidR="001D4AD7">
        <w:rPr>
          <w:rStyle w:val="Kommentarzeichen"/>
          <w:sz w:val="22"/>
          <w:szCs w:val="22"/>
        </w:rPr>
        <w:commentReference w:id="65"/>
      </w:r>
    </w:p>
    <w:p w14:paraId="430F9055" w14:textId="77777777" w:rsidR="00E41EBD" w:rsidRDefault="006A51F3">
      <w:r>
        <w:br w:type="page"/>
      </w:r>
    </w:p>
    <w:p w14:paraId="4720DBC7" w14:textId="77777777" w:rsidR="00E41EBD" w:rsidRDefault="006A51F3">
      <w:pPr>
        <w:pStyle w:val="Heading1"/>
      </w:pPr>
      <w:commentRangeStart w:id="66"/>
      <w:r>
        <w:t>4. KI &amp; Wertsteigerung (ki-wertsteigerung.html)</w:t>
      </w:r>
      <w:commentRangeEnd w:id="66"/>
      <w:r w:rsidR="00AB54AF">
        <w:rPr>
          <w:rStyle w:val="Kommentarzeichen"/>
          <w:sz w:val="40"/>
          <w:szCs w:val="40"/>
        </w:rPr>
        <w:commentReference w:id="66"/>
      </w:r>
    </w:p>
    <w:p w14:paraId="529C4565" w14:textId="77777777" w:rsidR="00E41EBD" w:rsidRDefault="006A51F3">
      <w:pPr>
        <w:spacing w:before="100" w:after="40"/>
      </w:pPr>
      <w:r>
        <w:rPr>
          <w:b/>
          <w:bCs/>
          <w:color w:val="666666"/>
          <w:sz w:val="18"/>
          <w:szCs w:val="18"/>
        </w:rPr>
        <w:t>META-TITLE</w:t>
      </w:r>
    </w:p>
    <w:p w14:paraId="501F274E" w14:textId="77777777" w:rsidR="00E41EBD" w:rsidRDefault="006A51F3">
      <w:pPr>
        <w:spacing w:after="120"/>
      </w:pPr>
      <w:r>
        <w:t>KI &amp; Wertsteigerung – NextGen Equity Partners</w:t>
      </w:r>
    </w:p>
    <w:p w14:paraId="5633BF97" w14:textId="77777777" w:rsidR="00E41EBD" w:rsidRDefault="006A51F3">
      <w:pPr>
        <w:spacing w:before="100" w:after="40"/>
      </w:pPr>
      <w:r>
        <w:rPr>
          <w:b/>
          <w:bCs/>
          <w:color w:val="666666"/>
          <w:sz w:val="18"/>
          <w:szCs w:val="18"/>
        </w:rPr>
        <w:t>META-DESCRIPTION</w:t>
      </w:r>
    </w:p>
    <w:p w14:paraId="1A49DF0C" w14:textId="77777777" w:rsidR="00E41EBD" w:rsidRDefault="006A51F3">
      <w:pPr>
        <w:spacing w:after="120"/>
      </w:pPr>
      <w:r>
        <w:t>KI ist bei NextGen Equity kein Schlagwort – sondern operatives Handwerk. Proprietäres KI-Engineering direkt im Tagesbetrieb.</w:t>
      </w:r>
    </w:p>
    <w:p w14:paraId="1EFE8503" w14:textId="77777777" w:rsidR="00E41EBD" w:rsidRDefault="006A51F3">
      <w:pPr>
        <w:pStyle w:val="Heading2"/>
      </w:pPr>
      <w:r>
        <w:t>Hero</w:t>
      </w:r>
    </w:p>
    <w:p w14:paraId="254179AA" w14:textId="77777777" w:rsidR="00E41EBD" w:rsidRDefault="006A51F3">
      <w:pPr>
        <w:spacing w:before="100" w:after="40"/>
      </w:pPr>
      <w:r>
        <w:rPr>
          <w:b/>
          <w:bCs/>
          <w:color w:val="666666"/>
          <w:sz w:val="18"/>
          <w:szCs w:val="18"/>
        </w:rPr>
        <w:t>EYEBROW</w:t>
      </w:r>
    </w:p>
    <w:p w14:paraId="5BE543BA" w14:textId="77777777" w:rsidR="00E41EBD" w:rsidRDefault="006A51F3">
      <w:pPr>
        <w:spacing w:after="120"/>
      </w:pPr>
      <w:r>
        <w:t>Differenzierung · Technologie · Wertschöpfung</w:t>
      </w:r>
    </w:p>
    <w:p w14:paraId="05640FAA" w14:textId="77777777" w:rsidR="00E41EBD" w:rsidRDefault="006A51F3">
      <w:pPr>
        <w:spacing w:before="100" w:after="40"/>
      </w:pPr>
      <w:r>
        <w:rPr>
          <w:b/>
          <w:bCs/>
          <w:color w:val="666666"/>
          <w:sz w:val="18"/>
          <w:szCs w:val="18"/>
        </w:rPr>
        <w:t>ÜBERSCHRIFT</w:t>
      </w:r>
    </w:p>
    <w:p w14:paraId="6AB99F1B" w14:textId="77777777" w:rsidR="00E41EBD" w:rsidRDefault="006A51F3">
      <w:pPr>
        <w:spacing w:after="120"/>
      </w:pPr>
      <w:r>
        <w:rPr>
          <w:b/>
          <w:bCs/>
        </w:rPr>
        <w:t>KI-Hebel ab Tag eins.</w:t>
      </w:r>
    </w:p>
    <w:p w14:paraId="6E19D168" w14:textId="77777777" w:rsidR="00E41EBD" w:rsidRDefault="006A51F3">
      <w:pPr>
        <w:spacing w:before="100" w:after="40"/>
      </w:pPr>
      <w:r>
        <w:rPr>
          <w:b/>
          <w:bCs/>
          <w:color w:val="666666"/>
          <w:sz w:val="18"/>
          <w:szCs w:val="18"/>
        </w:rPr>
        <w:t>SUBTEXT</w:t>
      </w:r>
    </w:p>
    <w:p w14:paraId="6F83739F" w14:textId="77777777" w:rsidR="00E41EBD" w:rsidRDefault="006A51F3">
      <w:pPr>
        <w:spacing w:after="120"/>
      </w:pPr>
      <w:r>
        <w:t>Die KI-Welle wird in den nächsten zehn Jahren entscheiden, welche Mittelständler Marktführer werden – und welche zugekauft werden. Wir sind angetreten, um auf der richtigen Seite dieser Welle zu stehen.</w:t>
      </w:r>
    </w:p>
    <w:p w14:paraId="20F789BC" w14:textId="77777777" w:rsidR="00E41EBD" w:rsidRDefault="006A51F3">
      <w:pPr>
        <w:pStyle w:val="Heading2"/>
      </w:pPr>
      <w:r>
        <w:t>Differenzierung</w:t>
      </w:r>
    </w:p>
    <w:p w14:paraId="536BA539" w14:textId="77777777" w:rsidR="00E41EBD" w:rsidRDefault="006A51F3">
      <w:pPr>
        <w:spacing w:before="100" w:after="40"/>
      </w:pPr>
      <w:r>
        <w:rPr>
          <w:b/>
          <w:bCs/>
          <w:color w:val="666666"/>
          <w:sz w:val="18"/>
          <w:szCs w:val="18"/>
        </w:rPr>
        <w:t>EYEBROW</w:t>
      </w:r>
    </w:p>
    <w:p w14:paraId="63AE50D3" w14:textId="77777777" w:rsidR="00E41EBD" w:rsidRDefault="006A51F3">
      <w:pPr>
        <w:spacing w:after="120"/>
      </w:pPr>
      <w:r>
        <w:t>Warum wir anders sind</w:t>
      </w:r>
    </w:p>
    <w:p w14:paraId="315F95AE" w14:textId="77777777" w:rsidR="00E41EBD" w:rsidRDefault="006A51F3">
      <w:pPr>
        <w:spacing w:before="100" w:after="40"/>
      </w:pPr>
      <w:r>
        <w:rPr>
          <w:b/>
          <w:bCs/>
          <w:color w:val="666666"/>
          <w:sz w:val="18"/>
          <w:szCs w:val="18"/>
        </w:rPr>
        <w:t>ÜBERSCHRIFT</w:t>
      </w:r>
    </w:p>
    <w:p w14:paraId="3AFE04AF" w14:textId="77777777" w:rsidR="00E41EBD" w:rsidRDefault="006A51F3">
      <w:pPr>
        <w:spacing w:after="120"/>
      </w:pPr>
      <w:r>
        <w:rPr>
          <w:b/>
          <w:bCs/>
        </w:rPr>
        <w:t>Kein Investor, der Digitalisierung delegiert.</w:t>
      </w:r>
    </w:p>
    <w:p w14:paraId="3E068A90" w14:textId="77777777" w:rsidR="00E41EBD" w:rsidRDefault="006A51F3">
      <w:pPr>
        <w:spacing w:after="120"/>
      </w:pPr>
      <w:r>
        <w:t>Andere Beteiligungsgesellschaften sagen „Digitalisierung". Wir tun es – mit einem eigenen KI- und Digital-Team, das direkt an der Seite jedes Beteiligungsunternehmens arbeitet.</w:t>
      </w:r>
    </w:p>
    <w:p w14:paraId="1BFE79C0" w14:textId="77777777" w:rsidR="00E41EBD" w:rsidRDefault="006A51F3">
      <w:pPr>
        <w:spacing w:after="120"/>
      </w:pPr>
      <w:r>
        <w:t>Unsere KI-Expertise wird nicht eingekauft. Sie wird intern gebaut, iteriert und in den Unternehmen unserer Plattform eingesetzt. Eine Kombination, die im DACH-Mittelstand kaum existiert.</w:t>
      </w:r>
    </w:p>
    <w:p w14:paraId="0C918083" w14:textId="1B9BC1FD" w:rsidR="00E41EBD" w:rsidDel="00F14A4A" w:rsidRDefault="006A51F3">
      <w:pPr>
        <w:pStyle w:val="Heading2"/>
        <w:rPr>
          <w:del w:id="68" w:author="Leander Heyken" w:date="2026-04-28T16:27:00Z" w16du:dateUtc="2026-04-28T14:27:00Z"/>
        </w:rPr>
      </w:pPr>
      <w:del w:id="69" w:author="Leander Heyken" w:date="2026-04-28T16:27:00Z" w16du:dateUtc="2026-04-28T14:27:00Z">
        <w:r w:rsidDel="00F14A4A">
          <w:delText>Vergleich: Traditionelles PE vs. NextGen Equity</w:delText>
        </w:r>
      </w:del>
    </w:p>
    <w:p w14:paraId="44FBD930" w14:textId="29B997F5" w:rsidR="00E41EBD" w:rsidDel="00F14A4A" w:rsidRDefault="006A51F3">
      <w:pPr>
        <w:spacing w:after="120"/>
        <w:rPr>
          <w:del w:id="70" w:author="Leander Heyken" w:date="2026-04-28T16:27:00Z" w16du:dateUtc="2026-04-28T14:27:00Z"/>
        </w:rPr>
      </w:pPr>
      <w:del w:id="71" w:author="Leander Heyken" w:date="2026-04-28T16:27:00Z" w16du:dateUtc="2026-04-28T14:27:00Z">
        <w:r w:rsidDel="00F14A4A">
          <w:delText>Berater beauftragen → Eigenes KI-Team, täglich operativ</w:delText>
        </w:r>
      </w:del>
    </w:p>
    <w:p w14:paraId="0CC7D7BD" w14:textId="45684A2B" w:rsidR="00E41EBD" w:rsidDel="00F14A4A" w:rsidRDefault="006A51F3">
      <w:pPr>
        <w:spacing w:after="120"/>
        <w:rPr>
          <w:del w:id="72" w:author="Leander Heyken" w:date="2026-04-28T16:27:00Z" w16du:dateUtc="2026-04-28T14:27:00Z"/>
        </w:rPr>
      </w:pPr>
      <w:del w:id="73" w:author="Leander Heyken" w:date="2026-04-28T16:27:00Z" w16du:dateUtc="2026-04-28T14:27:00Z">
        <w:r w:rsidDel="00F14A4A">
          <w:delText>Jahresabschluss-Due Diligence → Technische DD mit proprietären Tools</w:delText>
        </w:r>
      </w:del>
    </w:p>
    <w:p w14:paraId="69AC2435" w14:textId="044D9C72" w:rsidR="00E41EBD" w:rsidDel="00F14A4A" w:rsidRDefault="006A51F3">
      <w:pPr>
        <w:spacing w:after="120"/>
        <w:rPr>
          <w:del w:id="74" w:author="Leander Heyken" w:date="2026-04-28T16:27:00Z" w16du:dateUtc="2026-04-28T14:27:00Z"/>
        </w:rPr>
      </w:pPr>
      <w:del w:id="75" w:author="Leander Heyken" w:date="2026-04-28T16:27:00Z" w16du:dateUtc="2026-04-28T14:27:00Z">
        <w:r w:rsidDel="00F14A4A">
          <w:delText>Reporting manuell erstellt → Atlas Intelligence – automatisiert</w:delText>
        </w:r>
      </w:del>
    </w:p>
    <w:p w14:paraId="0BF5E816" w14:textId="70C0CC86" w:rsidR="00E41EBD" w:rsidDel="00F14A4A" w:rsidRDefault="006A51F3">
      <w:pPr>
        <w:spacing w:after="120"/>
        <w:rPr>
          <w:del w:id="76" w:author="Leander Heyken" w:date="2026-04-28T16:27:00Z" w16du:dateUtc="2026-04-28T14:27:00Z"/>
        </w:rPr>
      </w:pPr>
      <w:del w:id="77" w:author="Leander Heyken" w:date="2026-04-28T16:27:00Z" w16du:dateUtc="2026-04-28T14:27:00Z">
        <w:r w:rsidDel="00F14A4A">
          <w:delText>KI als Buzzword im Pitch → KI im Tagesbetrieb, messbar</w:delText>
        </w:r>
      </w:del>
    </w:p>
    <w:p w14:paraId="73D55DDE" w14:textId="71078131" w:rsidR="00E41EBD" w:rsidDel="00F14A4A" w:rsidRDefault="006A51F3">
      <w:pPr>
        <w:spacing w:after="120"/>
        <w:rPr>
          <w:del w:id="78" w:author="Leander Heyken" w:date="2026-04-28T16:27:00Z" w16du:dateUtc="2026-04-28T14:27:00Z"/>
        </w:rPr>
      </w:pPr>
      <w:del w:id="79" w:author="Leander Heyken" w:date="2026-04-28T16:27:00Z" w16du:dateUtc="2026-04-28T14:27:00Z">
        <w:r w:rsidDel="00F14A4A">
          <w:delText>Generalist in dispersen Sektoren → Fokus: drei Sektoren, maximale Tiefe</w:delText>
        </w:r>
      </w:del>
    </w:p>
    <w:p w14:paraId="5B7F1199" w14:textId="77777777" w:rsidR="00E41EBD" w:rsidRDefault="006A51F3">
      <w:pPr>
        <w:pStyle w:val="Heading2"/>
      </w:pPr>
      <w:commentRangeStart w:id="80"/>
      <w:r>
        <w:t>Drei Kernbereiche</w:t>
      </w:r>
    </w:p>
    <w:p w14:paraId="34D2EF7A" w14:textId="77777777" w:rsidR="00E41EBD" w:rsidRDefault="006A51F3">
      <w:pPr>
        <w:spacing w:before="100" w:after="40"/>
      </w:pPr>
      <w:r>
        <w:rPr>
          <w:b/>
          <w:bCs/>
          <w:color w:val="666666"/>
          <w:sz w:val="18"/>
          <w:szCs w:val="18"/>
        </w:rPr>
        <w:t>EYEBROW</w:t>
      </w:r>
    </w:p>
    <w:p w14:paraId="1B39ED72" w14:textId="77777777" w:rsidR="00E41EBD" w:rsidRDefault="006A51F3">
      <w:pPr>
        <w:spacing w:after="120"/>
      </w:pPr>
      <w:r>
        <w:t>Drei Kernbereiche</w:t>
      </w:r>
    </w:p>
    <w:p w14:paraId="1856E4E4" w14:textId="77777777" w:rsidR="00E41EBD" w:rsidRDefault="006A51F3">
      <w:pPr>
        <w:spacing w:before="100" w:after="40"/>
      </w:pPr>
      <w:r>
        <w:rPr>
          <w:b/>
          <w:bCs/>
          <w:color w:val="666666"/>
          <w:sz w:val="18"/>
          <w:szCs w:val="18"/>
        </w:rPr>
        <w:t>ÜBERSCHRIFT</w:t>
      </w:r>
    </w:p>
    <w:p w14:paraId="5897B453" w14:textId="77777777" w:rsidR="00E41EBD" w:rsidRDefault="006A51F3">
      <w:pPr>
        <w:spacing w:after="120"/>
      </w:pPr>
      <w:r>
        <w:rPr>
          <w:b/>
          <w:bCs/>
        </w:rPr>
        <w:t>Wo KI wirklich wirkt.</w:t>
      </w:r>
    </w:p>
    <w:p w14:paraId="4EEDC884" w14:textId="77777777" w:rsidR="00E41EBD" w:rsidRDefault="006A51F3">
      <w:pPr>
        <w:spacing w:after="120"/>
      </w:pPr>
      <w:r>
        <w:rPr>
          <w:b/>
          <w:bCs/>
        </w:rPr>
        <w:t>01 — Operative KI-Hebel</w:t>
      </w:r>
    </w:p>
    <w:p w14:paraId="13324D2B" w14:textId="77777777" w:rsidR="00E41EBD" w:rsidRDefault="006A51F3">
      <w:pPr>
        <w:spacing w:after="120"/>
      </w:pPr>
      <w:r>
        <w:t>Effizienz und Marge in den Kernprozessen unserer Beteiligungen – von der Angebotserstellung über Service-Automatisierung bis zur Produktivität in den Backoffices. Technologie als Enabler für hochqualifizierte Mitarbeiter: der Fachkräftemangel wird adressiert, nicht ignoriert.</w:t>
      </w:r>
    </w:p>
    <w:p w14:paraId="0BC71C9A" w14:textId="77777777" w:rsidR="00E41EBD" w:rsidRDefault="006A51F3">
      <w:pPr>
        <w:spacing w:after="120"/>
      </w:pPr>
      <w:r>
        <w:rPr>
          <w:b/>
          <w:bCs/>
        </w:rPr>
        <w:t>02 — KI-getriebene Skalierung</w:t>
      </w:r>
    </w:p>
    <w:p w14:paraId="70A0F956" w14:textId="77777777" w:rsidR="00E41EBD" w:rsidRDefault="006A51F3">
      <w:pPr>
        <w:spacing w:after="120"/>
      </w:pPr>
      <w:r>
        <w:t>Wir helfen unseren Plattformen, mit konstanten Strukturen ein Vielfaches an Volumen zu verarbeiten. Skalierung ohne lineare Kostenentwicklung ist kein Versprechen – es ist die Voraussetzung für die Marktführerschaft, die wir anstreben.</w:t>
      </w:r>
    </w:p>
    <w:p w14:paraId="6A8A5DB0" w14:textId="77777777" w:rsidR="00E41EBD" w:rsidRDefault="006A51F3">
      <w:pPr>
        <w:spacing w:after="120"/>
      </w:pPr>
      <w:r>
        <w:rPr>
          <w:b/>
          <w:bCs/>
        </w:rPr>
        <w:t>03 — Wettbewerbsposition</w:t>
      </w:r>
    </w:p>
    <w:p w14:paraId="5939161B" w14:textId="77777777" w:rsidR="00E41EBD" w:rsidRDefault="006A51F3">
      <w:pPr>
        <w:spacing w:after="120"/>
      </w:pPr>
      <w:r>
        <w:t>KI verändert, welche Anbieter Kunden in fünf Jahren noch beauftragen. Wir verankern KI dort, wo sie für die Kunden unserer Beteiligungen sichtbar wird – in Geschwindigkeit, Qualität und Tiefe der Leistung.</w:t>
      </w:r>
      <w:commentRangeEnd w:id="80"/>
      <w:r w:rsidR="00271263">
        <w:rPr>
          <w:rStyle w:val="Kommentarzeichen"/>
          <w:sz w:val="22"/>
          <w:szCs w:val="22"/>
        </w:rPr>
        <w:commentReference w:id="80"/>
      </w:r>
    </w:p>
    <w:p w14:paraId="7E11FC98" w14:textId="7400A8FE" w:rsidR="00E41EBD" w:rsidRPr="00894A79" w:rsidDel="00B47B4E" w:rsidRDefault="006A51F3">
      <w:pPr>
        <w:pStyle w:val="Heading2"/>
        <w:rPr>
          <w:del w:id="81" w:author="Leander Heyken" w:date="2026-04-28T16:28:00Z" w16du:dateUtc="2026-04-28T14:28:00Z"/>
          <w:strike/>
        </w:rPr>
      </w:pPr>
      <w:del w:id="82" w:author="Leander Heyken" w:date="2026-04-28T16:28:00Z" w16du:dateUtc="2026-04-28T14:28:00Z">
        <w:r w:rsidRPr="00894A79" w:rsidDel="00B47B4E">
          <w:rPr>
            <w:strike/>
          </w:rPr>
          <w:delText>Atlas Intelligence</w:delText>
        </w:r>
      </w:del>
    </w:p>
    <w:p w14:paraId="13145DEA" w14:textId="78B4BC35" w:rsidR="00E41EBD" w:rsidRPr="00894A79" w:rsidDel="00B47B4E" w:rsidRDefault="006A51F3">
      <w:pPr>
        <w:spacing w:before="100" w:after="40"/>
        <w:rPr>
          <w:del w:id="83" w:author="Leander Heyken" w:date="2026-04-28T16:28:00Z" w16du:dateUtc="2026-04-28T14:28:00Z"/>
          <w:strike/>
        </w:rPr>
      </w:pPr>
      <w:del w:id="84" w:author="Leander Heyken" w:date="2026-04-28T16:28:00Z" w16du:dateUtc="2026-04-28T14:28:00Z">
        <w:r w:rsidRPr="00894A79" w:rsidDel="00B47B4E">
          <w:rPr>
            <w:b/>
            <w:bCs/>
            <w:strike/>
            <w:color w:val="666666"/>
            <w:sz w:val="18"/>
            <w:szCs w:val="18"/>
          </w:rPr>
          <w:delText>EYEBROW</w:delText>
        </w:r>
      </w:del>
    </w:p>
    <w:p w14:paraId="0F6395E1" w14:textId="032E45F8" w:rsidR="00E41EBD" w:rsidRPr="00894A79" w:rsidDel="00B47B4E" w:rsidRDefault="006A51F3">
      <w:pPr>
        <w:spacing w:after="120"/>
        <w:rPr>
          <w:del w:id="85" w:author="Leander Heyken" w:date="2026-04-28T16:28:00Z" w16du:dateUtc="2026-04-28T14:28:00Z"/>
          <w:strike/>
        </w:rPr>
      </w:pPr>
      <w:del w:id="86" w:author="Leander Heyken" w:date="2026-04-28T16:28:00Z" w16du:dateUtc="2026-04-28T14:28:00Z">
        <w:r w:rsidRPr="00894A79" w:rsidDel="00B47B4E">
          <w:rPr>
            <w:strike/>
          </w:rPr>
          <w:delText>Proprietäre Technologie</w:delText>
        </w:r>
      </w:del>
    </w:p>
    <w:p w14:paraId="7A79913B" w14:textId="05A99059" w:rsidR="00E41EBD" w:rsidRPr="00894A79" w:rsidDel="00B47B4E" w:rsidRDefault="006A51F3">
      <w:pPr>
        <w:spacing w:before="100" w:after="40"/>
        <w:rPr>
          <w:del w:id="87" w:author="Leander Heyken" w:date="2026-04-28T16:28:00Z" w16du:dateUtc="2026-04-28T14:28:00Z"/>
          <w:strike/>
        </w:rPr>
      </w:pPr>
      <w:del w:id="88" w:author="Leander Heyken" w:date="2026-04-28T16:28:00Z" w16du:dateUtc="2026-04-28T14:28:00Z">
        <w:r w:rsidRPr="00894A79" w:rsidDel="00B47B4E">
          <w:rPr>
            <w:b/>
            <w:bCs/>
            <w:strike/>
            <w:color w:val="666666"/>
            <w:sz w:val="18"/>
            <w:szCs w:val="18"/>
          </w:rPr>
          <w:delText>ÜBERSCHRIFT</w:delText>
        </w:r>
      </w:del>
    </w:p>
    <w:p w14:paraId="24C582FD" w14:textId="61FBF0C9" w:rsidR="00E41EBD" w:rsidRPr="00894A79" w:rsidDel="00B47B4E" w:rsidRDefault="006A51F3">
      <w:pPr>
        <w:spacing w:after="120"/>
        <w:rPr>
          <w:del w:id="89" w:author="Leander Heyken" w:date="2026-04-28T16:28:00Z" w16du:dateUtc="2026-04-28T14:28:00Z"/>
          <w:strike/>
        </w:rPr>
      </w:pPr>
      <w:del w:id="90" w:author="Leander Heyken" w:date="2026-04-28T16:28:00Z" w16du:dateUtc="2026-04-28T14:28:00Z">
        <w:r w:rsidRPr="00894A79" w:rsidDel="00B47B4E">
          <w:rPr>
            <w:b/>
            <w:bCs/>
            <w:strike/>
          </w:rPr>
          <w:delText>Atlas Intelligence: Unser internes Betriebssystem.</w:delText>
        </w:r>
      </w:del>
    </w:p>
    <w:p w14:paraId="483EF5CE" w14:textId="5A00CCF0" w:rsidR="00E41EBD" w:rsidRPr="00894A79" w:rsidDel="00B47B4E" w:rsidRDefault="006A51F3">
      <w:pPr>
        <w:spacing w:after="120"/>
        <w:rPr>
          <w:del w:id="91" w:author="Leander Heyken" w:date="2026-04-28T16:28:00Z" w16du:dateUtc="2026-04-28T14:28:00Z"/>
          <w:strike/>
        </w:rPr>
      </w:pPr>
      <w:del w:id="92" w:author="Leander Heyken" w:date="2026-04-28T16:28:00Z" w16du:dateUtc="2026-04-28T14:28:00Z">
        <w:r w:rsidRPr="00894A79" w:rsidDel="00B47B4E">
          <w:rPr>
            <w:strike/>
          </w:rPr>
          <w:delText>Unser proprietäres Tool zentralisiert alle Datenquellen, CRM-Workflows und Outreach-Aufgaben in einem Ökosystem. Von der Zielidentifikation bis zur Portfolio-Performance – alles in einer Plattform, die wir selbst entwickeln und kontinuierlich verbessern.</w:delText>
        </w:r>
      </w:del>
    </w:p>
    <w:p w14:paraId="3268CE22" w14:textId="30BE2F33" w:rsidR="00E41EBD" w:rsidRPr="00894A79" w:rsidDel="00B47B4E" w:rsidRDefault="006A51F3">
      <w:pPr>
        <w:spacing w:after="120"/>
        <w:rPr>
          <w:del w:id="93" w:author="Leander Heyken" w:date="2026-04-28T16:28:00Z" w16du:dateUtc="2026-04-28T14:28:00Z"/>
          <w:strike/>
        </w:rPr>
      </w:pPr>
      <w:del w:id="94" w:author="Leander Heyken" w:date="2026-04-28T16:28:00Z" w16du:dateUtc="2026-04-28T14:28:00Z">
        <w:r w:rsidRPr="00894A79" w:rsidDel="00B47B4E">
          <w:rPr>
            <w:b/>
            <w:bCs/>
            <w:strike/>
          </w:rPr>
          <w:delText>01 — Deal-Sourcing Engine</w:delText>
        </w:r>
      </w:del>
    </w:p>
    <w:p w14:paraId="79B8B036" w14:textId="3769C14F" w:rsidR="00E41EBD" w:rsidRPr="00894A79" w:rsidDel="00B47B4E" w:rsidRDefault="006A51F3">
      <w:pPr>
        <w:spacing w:after="120"/>
        <w:rPr>
          <w:del w:id="95" w:author="Leander Heyken" w:date="2026-04-28T16:28:00Z" w16du:dateUtc="2026-04-28T14:28:00Z"/>
          <w:strike/>
        </w:rPr>
      </w:pPr>
      <w:del w:id="96" w:author="Leander Heyken" w:date="2026-04-28T16:28:00Z" w16du:dateUtc="2026-04-28T14:28:00Z">
        <w:r w:rsidRPr="00894A79" w:rsidDel="00B47B4E">
          <w:rPr>
            <w:strike/>
          </w:rPr>
          <w:delText>KI-gestützte Zielidentifikation, automatisiertes Market Mapping und strukturierter Off-Market-Dealflow – wir sprechen Unternehmer an, bevor ein Mandat entsteht.</w:delText>
        </w:r>
      </w:del>
    </w:p>
    <w:p w14:paraId="3D4CFADB" w14:textId="3168BCB0" w:rsidR="00E41EBD" w:rsidRPr="00894A79" w:rsidDel="00B47B4E" w:rsidRDefault="006A51F3">
      <w:pPr>
        <w:spacing w:after="120"/>
        <w:rPr>
          <w:del w:id="97" w:author="Leander Heyken" w:date="2026-04-28T16:28:00Z" w16du:dateUtc="2026-04-28T14:28:00Z"/>
          <w:strike/>
        </w:rPr>
      </w:pPr>
      <w:del w:id="98" w:author="Leander Heyken" w:date="2026-04-28T16:28:00Z" w16du:dateUtc="2026-04-28T14:28:00Z">
        <w:r w:rsidRPr="00894A79" w:rsidDel="00B47B4E">
          <w:rPr>
            <w:b/>
            <w:bCs/>
            <w:strike/>
          </w:rPr>
          <w:delText>02 — Portfolio-Monitoring</w:delText>
        </w:r>
      </w:del>
    </w:p>
    <w:p w14:paraId="4D408B55" w14:textId="285EA937" w:rsidR="00E41EBD" w:rsidRPr="00894A79" w:rsidDel="00B47B4E" w:rsidRDefault="006A51F3">
      <w:pPr>
        <w:spacing w:after="120"/>
        <w:rPr>
          <w:del w:id="99" w:author="Leander Heyken" w:date="2026-04-28T16:28:00Z" w16du:dateUtc="2026-04-28T14:28:00Z"/>
          <w:strike/>
        </w:rPr>
      </w:pPr>
      <w:del w:id="100" w:author="Leander Heyken" w:date="2026-04-28T16:28:00Z" w16du:dateUtc="2026-04-28T14:28:00Z">
        <w:r w:rsidRPr="00894A79" w:rsidDel="00B47B4E">
          <w:rPr>
            <w:strike/>
          </w:rPr>
          <w:delText>Real-time Performance-Tracking über alle Beteiligungen hinweg. Klare Dashboards, automatisierte Reportings, operative Frühindikatoren auf einen Blick.</w:delText>
        </w:r>
      </w:del>
    </w:p>
    <w:p w14:paraId="402E2BAC" w14:textId="3BD0BE92" w:rsidR="00E41EBD" w:rsidRPr="00894A79" w:rsidDel="00B47B4E" w:rsidRDefault="006A51F3">
      <w:pPr>
        <w:spacing w:after="120"/>
        <w:rPr>
          <w:del w:id="101" w:author="Leander Heyken" w:date="2026-04-28T16:28:00Z" w16du:dateUtc="2026-04-28T14:28:00Z"/>
          <w:strike/>
        </w:rPr>
      </w:pPr>
      <w:del w:id="102" w:author="Leander Heyken" w:date="2026-04-28T16:28:00Z" w16du:dateUtc="2026-04-28T14:28:00Z">
        <w:r w:rsidRPr="00894A79" w:rsidDel="00B47B4E">
          <w:rPr>
            <w:b/>
            <w:bCs/>
            <w:strike/>
          </w:rPr>
          <w:delText>03 — Value Creation Tracking</w:delText>
        </w:r>
      </w:del>
    </w:p>
    <w:p w14:paraId="464E3FA0" w14:textId="71F55C08" w:rsidR="00E41EBD" w:rsidRPr="00894A79" w:rsidDel="00B47B4E" w:rsidRDefault="006A51F3">
      <w:pPr>
        <w:spacing w:after="120"/>
        <w:rPr>
          <w:del w:id="103" w:author="Leander Heyken" w:date="2026-04-28T16:28:00Z" w16du:dateUtc="2026-04-28T14:28:00Z"/>
          <w:strike/>
        </w:rPr>
      </w:pPr>
      <w:del w:id="104" w:author="Leander Heyken" w:date="2026-04-28T16:28:00Z" w16du:dateUtc="2026-04-28T14:28:00Z">
        <w:r w:rsidRPr="00894A79" w:rsidDel="00B47B4E">
          <w:rPr>
            <w:strike/>
          </w:rPr>
          <w:delText>KI-Implementierungs-Status aller Portfoliounternehmen in einer Plattform. Wir messen, was wir versprechen – Schritt für Schritt, transparent, nachvollziehbar.</w:delText>
        </w:r>
      </w:del>
    </w:p>
    <w:p w14:paraId="42EBA44F" w14:textId="77777777" w:rsidR="00E41EBD" w:rsidRDefault="006A51F3">
      <w:pPr>
        <w:pStyle w:val="Heading2"/>
      </w:pPr>
      <w:r>
        <w:t>Zitat / Statement</w:t>
      </w:r>
    </w:p>
    <w:p w14:paraId="650B339A" w14:textId="77777777" w:rsidR="00E41EBD" w:rsidRDefault="006A51F3">
      <w:pPr>
        <w:spacing w:after="120"/>
      </w:pPr>
      <w:r>
        <w:rPr>
          <w:i/>
          <w:iCs/>
        </w:rPr>
        <w:t>„Tech und KI sind bei uns kein Schlagwort, sondern operatives Handwerk. Wir verankern Digitalisierung dort, wo sie Marge, Skalierung und Kundennutzen messbar verändert – ohne den Charakter eines mittelständischen Unternehmens zu zerstören."</w:t>
      </w:r>
    </w:p>
    <w:p w14:paraId="79C79107" w14:textId="77777777" w:rsidR="00E41EBD" w:rsidRDefault="006A51F3">
      <w:pPr>
        <w:spacing w:after="120"/>
      </w:pPr>
      <w:r>
        <w:rPr>
          <w:color w:val="666666"/>
        </w:rPr>
        <w:t>— Dr. Amon Göppert · Partner Technologie, NextGen Equity</w:t>
      </w:r>
    </w:p>
    <w:p w14:paraId="7813C3EF" w14:textId="77777777" w:rsidR="00E41EBD" w:rsidRDefault="006A51F3">
      <w:pPr>
        <w:spacing w:before="100" w:after="40"/>
      </w:pPr>
      <w:r>
        <w:rPr>
          <w:b/>
          <w:bCs/>
          <w:color w:val="666666"/>
          <w:sz w:val="18"/>
          <w:szCs w:val="18"/>
        </w:rPr>
        <w:t>CTA</w:t>
      </w:r>
    </w:p>
    <w:p w14:paraId="2950948C" w14:textId="77777777" w:rsidR="00E41EBD" w:rsidRDefault="006A51F3">
      <w:pPr>
        <w:spacing w:after="120"/>
      </w:pPr>
      <w:r>
        <w:t>Gespräch anfragen →</w:t>
      </w:r>
    </w:p>
    <w:p w14:paraId="135F87EB" w14:textId="77777777" w:rsidR="00E41EBD" w:rsidRDefault="006A51F3">
      <w:r>
        <w:br w:type="page"/>
      </w:r>
    </w:p>
    <w:p w14:paraId="52EDF9AB" w14:textId="77777777" w:rsidR="00E41EBD" w:rsidRDefault="006A51F3">
      <w:pPr>
        <w:pStyle w:val="Heading1"/>
      </w:pPr>
      <w:commentRangeStart w:id="105"/>
      <w:r>
        <w:t>5. Beteiligungen (beteiligungen.html)</w:t>
      </w:r>
      <w:commentRangeEnd w:id="105"/>
      <w:r w:rsidR="00942767">
        <w:rPr>
          <w:rStyle w:val="Kommentarzeichen"/>
          <w:sz w:val="40"/>
          <w:szCs w:val="40"/>
        </w:rPr>
        <w:commentReference w:id="105"/>
      </w:r>
    </w:p>
    <w:p w14:paraId="0E8FF0E9" w14:textId="77777777" w:rsidR="00E41EBD" w:rsidRDefault="006A51F3">
      <w:pPr>
        <w:spacing w:before="100" w:after="40"/>
      </w:pPr>
      <w:r>
        <w:rPr>
          <w:b/>
          <w:bCs/>
          <w:color w:val="666666"/>
          <w:sz w:val="18"/>
          <w:szCs w:val="18"/>
        </w:rPr>
        <w:t>META-TITLE</w:t>
      </w:r>
    </w:p>
    <w:p w14:paraId="4319E1AD" w14:textId="77777777" w:rsidR="00E41EBD" w:rsidRDefault="006A51F3">
      <w:pPr>
        <w:spacing w:after="120"/>
      </w:pPr>
      <w:r>
        <w:t>Beteiligungen – NextGen Equity Partners</w:t>
      </w:r>
    </w:p>
    <w:p w14:paraId="52F38B2E" w14:textId="77777777" w:rsidR="00E41EBD" w:rsidRDefault="006A51F3">
      <w:pPr>
        <w:spacing w:before="100" w:after="40"/>
      </w:pPr>
      <w:r>
        <w:rPr>
          <w:b/>
          <w:bCs/>
          <w:color w:val="666666"/>
          <w:sz w:val="18"/>
          <w:szCs w:val="18"/>
        </w:rPr>
        <w:t>META-DESCRIPTION</w:t>
      </w:r>
    </w:p>
    <w:p w14:paraId="642F3BAD" w14:textId="77777777" w:rsidR="00E41EBD" w:rsidRDefault="006A51F3">
      <w:pPr>
        <w:spacing w:after="120"/>
      </w:pPr>
      <w:r>
        <w:t>Marktführende Gruppen in ihren Sektoren – aufgebaut mit Unternehmerkapital, KI-Kompetenz und langfristiger Partnerschaft.</w:t>
      </w:r>
    </w:p>
    <w:p w14:paraId="03113F22" w14:textId="77777777" w:rsidR="00E41EBD" w:rsidRDefault="006A51F3">
      <w:pPr>
        <w:pStyle w:val="Heading2"/>
      </w:pPr>
      <w:r>
        <w:t>Hero</w:t>
      </w:r>
    </w:p>
    <w:p w14:paraId="47AFA250" w14:textId="77777777" w:rsidR="00E41EBD" w:rsidRDefault="006A51F3">
      <w:pPr>
        <w:spacing w:before="100" w:after="40"/>
      </w:pPr>
      <w:r>
        <w:rPr>
          <w:b/>
          <w:bCs/>
          <w:color w:val="666666"/>
          <w:sz w:val="18"/>
          <w:szCs w:val="18"/>
        </w:rPr>
        <w:t>EYEBROW</w:t>
      </w:r>
    </w:p>
    <w:p w14:paraId="37F2C24A" w14:textId="77777777" w:rsidR="00E41EBD" w:rsidRDefault="006A51F3">
      <w:pPr>
        <w:spacing w:after="120"/>
      </w:pPr>
      <w:r>
        <w:t>Portfolio · DACH-Mittelstand</w:t>
      </w:r>
    </w:p>
    <w:p w14:paraId="77145896" w14:textId="77777777" w:rsidR="00E41EBD" w:rsidRDefault="006A51F3">
      <w:pPr>
        <w:spacing w:before="100" w:after="40"/>
      </w:pPr>
      <w:r>
        <w:rPr>
          <w:b/>
          <w:bCs/>
          <w:color w:val="666666"/>
          <w:sz w:val="18"/>
          <w:szCs w:val="18"/>
        </w:rPr>
        <w:t>ÜBERSCHRIFT</w:t>
      </w:r>
    </w:p>
    <w:p w14:paraId="62976C2D" w14:textId="77777777" w:rsidR="00E41EBD" w:rsidRDefault="006A51F3">
      <w:pPr>
        <w:spacing w:after="120"/>
      </w:pPr>
      <w:r>
        <w:rPr>
          <w:b/>
          <w:bCs/>
        </w:rPr>
        <w:t>Unsere Beteiligungen.</w:t>
      </w:r>
    </w:p>
    <w:p w14:paraId="661DD396" w14:textId="77777777" w:rsidR="00E41EBD" w:rsidRDefault="006A51F3">
      <w:pPr>
        <w:spacing w:before="100" w:after="40"/>
      </w:pPr>
      <w:r>
        <w:rPr>
          <w:b/>
          <w:bCs/>
          <w:color w:val="666666"/>
          <w:sz w:val="18"/>
          <w:szCs w:val="18"/>
        </w:rPr>
        <w:t>SUBTEXT</w:t>
      </w:r>
    </w:p>
    <w:p w14:paraId="214B0825" w14:textId="77777777" w:rsidR="00E41EBD" w:rsidRDefault="006A51F3">
      <w:pPr>
        <w:spacing w:after="120"/>
      </w:pPr>
      <w:r>
        <w:t>Wir bauen marktführende Gruppen im Bereich Business &amp; Professional Services – mit Unternehmerkapital, KI-Kompetenz und langfristiger Partnerschaft.</w:t>
      </w:r>
    </w:p>
    <w:p w14:paraId="5684476F" w14:textId="77777777" w:rsidR="00E41EBD" w:rsidRDefault="006A51F3">
      <w:pPr>
        <w:pStyle w:val="Heading2"/>
      </w:pPr>
      <w:r>
        <w:t>Portfolio im Aufbau</w:t>
      </w:r>
    </w:p>
    <w:p w14:paraId="2BB55EEB" w14:textId="77777777" w:rsidR="00E41EBD" w:rsidRDefault="006A51F3">
      <w:pPr>
        <w:spacing w:before="100" w:after="40"/>
      </w:pPr>
      <w:r>
        <w:rPr>
          <w:b/>
          <w:bCs/>
          <w:color w:val="666666"/>
          <w:sz w:val="18"/>
          <w:szCs w:val="18"/>
        </w:rPr>
        <w:t>EYEBROW</w:t>
      </w:r>
    </w:p>
    <w:p w14:paraId="68071EEE" w14:textId="77777777" w:rsidR="00E41EBD" w:rsidRDefault="006A51F3">
      <w:pPr>
        <w:spacing w:after="120"/>
      </w:pPr>
      <w:r>
        <w:t>Portfolio im Aufbau</w:t>
      </w:r>
    </w:p>
    <w:p w14:paraId="743A8E30" w14:textId="77777777" w:rsidR="00E41EBD" w:rsidRDefault="006A51F3">
      <w:pPr>
        <w:spacing w:before="100" w:after="40"/>
      </w:pPr>
      <w:r>
        <w:rPr>
          <w:b/>
          <w:bCs/>
          <w:color w:val="666666"/>
          <w:sz w:val="18"/>
          <w:szCs w:val="18"/>
        </w:rPr>
        <w:t>ÜBERSCHRIFT</w:t>
      </w:r>
    </w:p>
    <w:p w14:paraId="056DBFB4" w14:textId="77777777" w:rsidR="00E41EBD" w:rsidRDefault="006A51F3">
      <w:pPr>
        <w:spacing w:after="120"/>
      </w:pPr>
      <w:r>
        <w:rPr>
          <w:b/>
          <w:bCs/>
        </w:rPr>
        <w:t>Business Services. DACH-weit.</w:t>
      </w:r>
    </w:p>
    <w:p w14:paraId="5E5FFE08" w14:textId="77777777" w:rsidR="00E41EBD" w:rsidRDefault="006A51F3">
      <w:pPr>
        <w:spacing w:after="120"/>
      </w:pPr>
      <w:r>
        <w:rPr>
          <w:b/>
          <w:bCs/>
        </w:rPr>
        <w:t>Plattform I — Plattform · DACH · In Aufbau</w:t>
      </w:r>
    </w:p>
    <w:p w14:paraId="23A1681A" w14:textId="77777777" w:rsidR="00E41EBD" w:rsidRDefault="006A51F3">
      <w:pPr>
        <w:spacing w:after="120"/>
      </w:pPr>
      <w:r>
        <w:t>Spezialisierte Dienstleistungen mit stabilen Kundenbeziehungen und klarem Konsolidierungspotenzial im DACH-Raum.</w:t>
      </w:r>
    </w:p>
    <w:p w14:paraId="02237634" w14:textId="77777777" w:rsidR="00E41EBD" w:rsidRDefault="006A51F3">
      <w:pPr>
        <w:spacing w:after="120"/>
      </w:pPr>
      <w:r>
        <w:rPr>
          <w:b/>
          <w:bCs/>
        </w:rPr>
        <w:t>Plattform II — Plattform · DACH · In Aufbau</w:t>
      </w:r>
    </w:p>
    <w:p w14:paraId="257A6AAE" w14:textId="77777777" w:rsidR="00E41EBD" w:rsidRDefault="006A51F3">
      <w:pPr>
        <w:spacing w:after="120"/>
      </w:pPr>
      <w:r>
        <w:t>Wissensintensive Dienstleistungen mit wiederkehrenden Umsätzen und starkem Wachstumspotenzial durch KI-Hebel.</w:t>
      </w:r>
    </w:p>
    <w:p w14:paraId="645B5B1F" w14:textId="77777777" w:rsidR="00E41EBD" w:rsidRDefault="006A51F3">
      <w:pPr>
        <w:spacing w:after="120"/>
      </w:pPr>
      <w:r>
        <w:rPr>
          <w:b/>
          <w:bCs/>
        </w:rPr>
        <w:t>Plattform III — Plattform · DACH · In Aufbau</w:t>
      </w:r>
    </w:p>
    <w:p w14:paraId="1FC390CD" w14:textId="77777777" w:rsidR="00E41EBD" w:rsidRDefault="006A51F3">
      <w:pPr>
        <w:spacing w:after="120"/>
      </w:pPr>
      <w:r>
        <w:t>Professionelle Dienstleistungen mit fragmentiertem Markt und Potenzial für eine marktführende Gruppenstruktur.</w:t>
      </w:r>
    </w:p>
    <w:p w14:paraId="2C96C877" w14:textId="77777777" w:rsidR="00E41EBD" w:rsidRDefault="006A51F3">
      <w:pPr>
        <w:spacing w:after="120"/>
      </w:pPr>
      <w:r>
        <w:rPr>
          <w:i/>
          <w:iCs/>
        </w:rPr>
        <w:t>Aktuelle Beteiligungen werden nach Closing kommuniziert. Sprechen Sie uns direkt an, wenn Sie mehr erfahren möchten.</w:t>
      </w:r>
    </w:p>
    <w:p w14:paraId="2F95355A" w14:textId="77777777" w:rsidR="00E41EBD" w:rsidRDefault="006A51F3">
      <w:pPr>
        <w:pStyle w:val="Heading2"/>
      </w:pPr>
      <w:r>
        <w:t>Investment-Kriterien</w:t>
      </w:r>
    </w:p>
    <w:p w14:paraId="0A2C9969" w14:textId="77777777" w:rsidR="00E41EBD" w:rsidRDefault="006A51F3">
      <w:pPr>
        <w:spacing w:before="100" w:after="40"/>
      </w:pPr>
      <w:r>
        <w:rPr>
          <w:b/>
          <w:bCs/>
          <w:color w:val="666666"/>
          <w:sz w:val="18"/>
          <w:szCs w:val="18"/>
        </w:rPr>
        <w:t>EYEBROW</w:t>
      </w:r>
    </w:p>
    <w:p w14:paraId="6C061135" w14:textId="77777777" w:rsidR="00E41EBD" w:rsidRDefault="006A51F3">
      <w:pPr>
        <w:spacing w:after="120"/>
      </w:pPr>
      <w:r>
        <w:t>Investment-Kriterien</w:t>
      </w:r>
    </w:p>
    <w:p w14:paraId="3FCF03B5" w14:textId="77777777" w:rsidR="00E41EBD" w:rsidRDefault="006A51F3">
      <w:pPr>
        <w:spacing w:before="100" w:after="40"/>
      </w:pPr>
      <w:r>
        <w:rPr>
          <w:b/>
          <w:bCs/>
          <w:color w:val="666666"/>
          <w:sz w:val="18"/>
          <w:szCs w:val="18"/>
        </w:rPr>
        <w:t>ÜBERSCHRIFT</w:t>
      </w:r>
    </w:p>
    <w:p w14:paraId="03CE0E59" w14:textId="77777777" w:rsidR="00E41EBD" w:rsidRDefault="006A51F3">
      <w:pPr>
        <w:spacing w:after="120"/>
      </w:pPr>
      <w:r>
        <w:rPr>
          <w:b/>
          <w:bCs/>
        </w:rPr>
        <w:t>Was wir suchen.</w:t>
      </w:r>
    </w:p>
    <w:p w14:paraId="13092CC6" w14:textId="77777777" w:rsidR="00E41EBD" w:rsidRDefault="006A51F3">
      <w:pPr>
        <w:pStyle w:val="Heading3"/>
      </w:pPr>
      <w:r>
        <w:t>Profil</w:t>
      </w:r>
    </w:p>
    <w:p w14:paraId="6207637F" w14:textId="77777777" w:rsidR="00E41EBD" w:rsidRDefault="006A51F3">
      <w:pPr>
        <w:pStyle w:val="ListParagraph"/>
        <w:numPr>
          <w:ilvl w:val="0"/>
          <w:numId w:val="2"/>
        </w:numPr>
        <w:spacing w:after="80"/>
      </w:pPr>
      <w:r>
        <w:t>Branchen: Business Services &amp; Professional Services</w:t>
      </w:r>
    </w:p>
    <w:p w14:paraId="5080E87C" w14:textId="77777777" w:rsidR="00E41EBD" w:rsidRDefault="006A51F3">
      <w:pPr>
        <w:pStyle w:val="ListParagraph"/>
        <w:numPr>
          <w:ilvl w:val="0"/>
          <w:numId w:val="2"/>
        </w:numPr>
        <w:spacing w:after="80"/>
      </w:pPr>
      <w:r>
        <w:t>Plattform-Investments: 10–100 Mio. € Umsatz</w:t>
      </w:r>
    </w:p>
    <w:p w14:paraId="7C63C5B8" w14:textId="77777777" w:rsidR="00E41EBD" w:rsidRDefault="006A51F3">
      <w:pPr>
        <w:pStyle w:val="ListParagraph"/>
        <w:numPr>
          <w:ilvl w:val="0"/>
          <w:numId w:val="2"/>
        </w:numPr>
        <w:spacing w:after="80"/>
      </w:pPr>
      <w:r>
        <w:t>Add-on-Akquisitionen: 3–10 Mio. € Umsatz</w:t>
      </w:r>
    </w:p>
    <w:p w14:paraId="1AA51A88" w14:textId="77777777" w:rsidR="00E41EBD" w:rsidRDefault="006A51F3">
      <w:pPr>
        <w:pStyle w:val="ListParagraph"/>
        <w:numPr>
          <w:ilvl w:val="0"/>
          <w:numId w:val="2"/>
        </w:numPr>
        <w:spacing w:after="80"/>
      </w:pPr>
      <w:r>
        <w:t>Gesunde Unternehmen mit Wachstumsperspektive</w:t>
      </w:r>
    </w:p>
    <w:p w14:paraId="4AF7A275" w14:textId="77777777" w:rsidR="00E41EBD" w:rsidRDefault="006A51F3">
      <w:pPr>
        <w:pStyle w:val="ListParagraph"/>
        <w:numPr>
          <w:ilvl w:val="0"/>
          <w:numId w:val="2"/>
        </w:numPr>
        <w:spacing w:after="80"/>
      </w:pPr>
      <w:r>
        <w:t>Fragmentierte Märkte mit Konsolidierungspotenzial</w:t>
      </w:r>
    </w:p>
    <w:p w14:paraId="19202E2F" w14:textId="77777777" w:rsidR="00E41EBD" w:rsidRDefault="006A51F3">
      <w:pPr>
        <w:pStyle w:val="Heading3"/>
      </w:pPr>
      <w:r>
        <w:t>Konditionen</w:t>
      </w:r>
    </w:p>
    <w:p w14:paraId="02988616" w14:textId="77777777" w:rsidR="00E41EBD" w:rsidRDefault="006A51F3">
      <w:pPr>
        <w:pStyle w:val="ListParagraph"/>
        <w:numPr>
          <w:ilvl w:val="0"/>
          <w:numId w:val="2"/>
        </w:numPr>
        <w:spacing w:after="80"/>
      </w:pPr>
      <w:r>
        <w:t>Mehrheitsbeteiligungen</w:t>
      </w:r>
    </w:p>
    <w:p w14:paraId="305CB8A2" w14:textId="77777777" w:rsidR="00E41EBD" w:rsidRDefault="006A51F3">
      <w:pPr>
        <w:pStyle w:val="ListParagraph"/>
        <w:numPr>
          <w:ilvl w:val="0"/>
          <w:numId w:val="2"/>
        </w:numPr>
        <w:spacing w:after="80"/>
      </w:pPr>
      <w:r>
        <w:t>Nachfolgelösungen, Konzernausgliederungen, Wachstumsfinanzierungen</w:t>
      </w:r>
    </w:p>
    <w:p w14:paraId="7023F2FF" w14:textId="77777777" w:rsidR="00E41EBD" w:rsidRDefault="006A51F3">
      <w:pPr>
        <w:pStyle w:val="ListParagraph"/>
        <w:numPr>
          <w:ilvl w:val="0"/>
          <w:numId w:val="2"/>
        </w:numPr>
        <w:spacing w:after="80"/>
      </w:pPr>
      <w:r>
        <w:t>Region: Deutschland, Österreich, Schweiz</w:t>
      </w:r>
    </w:p>
    <w:p w14:paraId="2E2E10CE" w14:textId="77777777" w:rsidR="00E41EBD" w:rsidRDefault="006A51F3">
      <w:pPr>
        <w:pStyle w:val="ListParagraph"/>
        <w:numPr>
          <w:ilvl w:val="0"/>
          <w:numId w:val="2"/>
        </w:numPr>
        <w:spacing w:after="80"/>
      </w:pPr>
      <w:r>
        <w:t>Partnerschaftlich, langfristig, unternehmerisch</w:t>
      </w:r>
    </w:p>
    <w:p w14:paraId="38478587" w14:textId="77777777" w:rsidR="00E41EBD" w:rsidRDefault="006A51F3">
      <w:pPr>
        <w:pStyle w:val="ListParagraph"/>
        <w:numPr>
          <w:ilvl w:val="0"/>
          <w:numId w:val="2"/>
        </w:numPr>
        <w:spacing w:after="80"/>
      </w:pPr>
      <w:r>
        <w:t>Kein Bieterwettbewerb – verbindliche Prozesse</w:t>
      </w:r>
    </w:p>
    <w:p w14:paraId="2ADA6BF4" w14:textId="77777777" w:rsidR="00E41EBD" w:rsidRDefault="006A51F3">
      <w:pPr>
        <w:spacing w:before="100" w:after="40"/>
      </w:pPr>
      <w:r>
        <w:rPr>
          <w:b/>
          <w:bCs/>
          <w:color w:val="666666"/>
          <w:sz w:val="18"/>
          <w:szCs w:val="18"/>
        </w:rPr>
        <w:t>CTA</w:t>
      </w:r>
    </w:p>
    <w:p w14:paraId="186C364D" w14:textId="77777777" w:rsidR="00E41EBD" w:rsidRDefault="006A51F3">
      <w:pPr>
        <w:spacing w:after="120"/>
      </w:pPr>
      <w:r>
        <w:t>Unternehmen vorstellen →</w:t>
      </w:r>
    </w:p>
    <w:p w14:paraId="0A6BE677" w14:textId="77777777" w:rsidR="00E41EBD" w:rsidRDefault="006A51F3">
      <w:r>
        <w:br w:type="page"/>
      </w:r>
    </w:p>
    <w:p w14:paraId="68752970" w14:textId="77777777" w:rsidR="00E41EBD" w:rsidRDefault="006A51F3">
      <w:pPr>
        <w:pStyle w:val="Heading1"/>
      </w:pPr>
      <w:r>
        <w:t>6. Team (team.html)</w:t>
      </w:r>
    </w:p>
    <w:p w14:paraId="71C38F17" w14:textId="77777777" w:rsidR="00E41EBD" w:rsidRDefault="006A51F3">
      <w:pPr>
        <w:spacing w:before="100" w:after="40"/>
      </w:pPr>
      <w:r>
        <w:rPr>
          <w:b/>
          <w:bCs/>
          <w:color w:val="666666"/>
          <w:sz w:val="18"/>
          <w:szCs w:val="18"/>
        </w:rPr>
        <w:t>META-TITLE</w:t>
      </w:r>
    </w:p>
    <w:p w14:paraId="76556AA6" w14:textId="77777777" w:rsidR="00E41EBD" w:rsidRDefault="006A51F3">
      <w:pPr>
        <w:spacing w:after="120"/>
      </w:pPr>
      <w:r>
        <w:t>Team – NextGen Equity Partners</w:t>
      </w:r>
    </w:p>
    <w:p w14:paraId="45E967E7" w14:textId="77777777" w:rsidR="00E41EBD" w:rsidRDefault="006A51F3">
      <w:pPr>
        <w:spacing w:before="100" w:after="40"/>
      </w:pPr>
      <w:r>
        <w:rPr>
          <w:b/>
          <w:bCs/>
          <w:color w:val="666666"/>
          <w:sz w:val="18"/>
          <w:szCs w:val="18"/>
        </w:rPr>
        <w:t>META-DESCRIPTION</w:t>
      </w:r>
    </w:p>
    <w:p w14:paraId="2643DDAA" w14:textId="77777777" w:rsidR="00E41EBD" w:rsidRDefault="006A51F3">
      <w:pPr>
        <w:spacing w:after="120"/>
      </w:pPr>
      <w:r>
        <w:t>Investoren, Operatoren und KI-Ingenieure unter einem Dach – das Team hinter NextGen Equity.</w:t>
      </w:r>
    </w:p>
    <w:p w14:paraId="149B86F2" w14:textId="77777777" w:rsidR="00E41EBD" w:rsidRDefault="006A51F3">
      <w:pPr>
        <w:pStyle w:val="Heading2"/>
      </w:pPr>
      <w:r>
        <w:t>Hero</w:t>
      </w:r>
    </w:p>
    <w:p w14:paraId="2D94B0A1" w14:textId="77777777" w:rsidR="00E41EBD" w:rsidRDefault="006A51F3">
      <w:pPr>
        <w:spacing w:before="100" w:after="40"/>
      </w:pPr>
      <w:r>
        <w:rPr>
          <w:b/>
          <w:bCs/>
          <w:color w:val="666666"/>
          <w:sz w:val="18"/>
          <w:szCs w:val="18"/>
        </w:rPr>
        <w:t>EYEBROW</w:t>
      </w:r>
    </w:p>
    <w:p w14:paraId="3C48EB9A" w14:textId="77777777" w:rsidR="00E41EBD" w:rsidRDefault="006A51F3">
      <w:pPr>
        <w:spacing w:after="120"/>
      </w:pPr>
      <w:r>
        <w:t>Menschen hinter NextGen</w:t>
      </w:r>
    </w:p>
    <w:p w14:paraId="548347FD" w14:textId="77777777" w:rsidR="00E41EBD" w:rsidRDefault="006A51F3">
      <w:pPr>
        <w:spacing w:before="100" w:after="40"/>
      </w:pPr>
      <w:r>
        <w:rPr>
          <w:b/>
          <w:bCs/>
          <w:color w:val="666666"/>
          <w:sz w:val="18"/>
          <w:szCs w:val="18"/>
        </w:rPr>
        <w:t>ÜBERSCHRIFT</w:t>
      </w:r>
    </w:p>
    <w:p w14:paraId="4B6D94F8" w14:textId="77777777" w:rsidR="00E41EBD" w:rsidRDefault="006A51F3">
      <w:pPr>
        <w:spacing w:after="120"/>
      </w:pPr>
      <w:r>
        <w:rPr>
          <w:b/>
          <w:bCs/>
        </w:rPr>
        <w:t>Das Team hinter NextGen.</w:t>
      </w:r>
    </w:p>
    <w:p w14:paraId="45F8C2B0" w14:textId="77777777" w:rsidR="00E41EBD" w:rsidRDefault="006A51F3">
      <w:pPr>
        <w:spacing w:before="100" w:after="40"/>
      </w:pPr>
      <w:r>
        <w:rPr>
          <w:b/>
          <w:bCs/>
          <w:color w:val="666666"/>
          <w:sz w:val="18"/>
          <w:szCs w:val="18"/>
        </w:rPr>
        <w:t>SUBTEXT</w:t>
      </w:r>
    </w:p>
    <w:p w14:paraId="7351B68C" w14:textId="77777777" w:rsidR="00E41EBD" w:rsidRDefault="006A51F3">
      <w:pPr>
        <w:spacing w:after="120"/>
      </w:pPr>
      <w:r>
        <w:t>Investoren, Operatoren und KI-Ingenieure unter einem Dach – die Kombination, die im DACH-Mittelstand kaum existiert.</w:t>
      </w:r>
    </w:p>
    <w:p w14:paraId="20D5062F" w14:textId="77777777" w:rsidR="00E41EBD" w:rsidRDefault="006A51F3">
      <w:pPr>
        <w:pStyle w:val="Heading2"/>
      </w:pPr>
      <w:r>
        <w:t>Team-Grid</w:t>
      </w:r>
    </w:p>
    <w:p w14:paraId="275AED27" w14:textId="77777777" w:rsidR="00E41EBD" w:rsidRDefault="006A51F3">
      <w:pPr>
        <w:spacing w:before="100" w:after="40"/>
      </w:pPr>
      <w:r>
        <w:rPr>
          <w:b/>
          <w:bCs/>
          <w:color w:val="666666"/>
          <w:sz w:val="18"/>
          <w:szCs w:val="18"/>
        </w:rPr>
        <w:t>EYEBROW</w:t>
      </w:r>
    </w:p>
    <w:p w14:paraId="6648ADDC" w14:textId="77777777" w:rsidR="00E41EBD" w:rsidRDefault="006A51F3">
      <w:pPr>
        <w:spacing w:after="120"/>
      </w:pPr>
      <w:r>
        <w:t>Partner &amp; Team</w:t>
      </w:r>
    </w:p>
    <w:p w14:paraId="0D42AFB6" w14:textId="77777777" w:rsidR="00E41EBD" w:rsidRDefault="006A51F3">
      <w:pPr>
        <w:spacing w:before="100" w:after="40"/>
      </w:pPr>
      <w:r>
        <w:rPr>
          <w:b/>
          <w:bCs/>
          <w:color w:val="666666"/>
          <w:sz w:val="18"/>
          <w:szCs w:val="18"/>
        </w:rPr>
        <w:t>ÜBERSCHRIFT</w:t>
      </w:r>
    </w:p>
    <w:p w14:paraId="525B83FA" w14:textId="77777777" w:rsidR="00E41EBD" w:rsidRDefault="006A51F3">
      <w:pPr>
        <w:spacing w:after="120"/>
      </w:pPr>
      <w:r>
        <w:rPr>
          <w:b/>
          <w:bCs/>
        </w:rPr>
        <w:t>Investoren, Operatoren und KI-Ingenieure.</w:t>
      </w:r>
    </w:p>
    <w:p w14:paraId="1BE2E3C4" w14:textId="77777777" w:rsidR="00E41EBD" w:rsidRDefault="006A51F3">
      <w:pPr>
        <w:spacing w:before="100" w:after="40"/>
      </w:pPr>
      <w:r>
        <w:rPr>
          <w:b/>
          <w:bCs/>
          <w:color w:val="666666"/>
          <w:sz w:val="18"/>
          <w:szCs w:val="18"/>
        </w:rPr>
        <w:t>INTRO</w:t>
      </w:r>
    </w:p>
    <w:p w14:paraId="6A4896CA" w14:textId="77777777" w:rsidR="00E41EBD" w:rsidRDefault="006A51F3">
      <w:pPr>
        <w:spacing w:after="120"/>
      </w:pPr>
      <w:r>
        <w:t>Ein Team, das gemeinsam kauft, baut und Wert schafft – mit voller Haftung und eigenem Kapital im Spiel.</w:t>
      </w:r>
    </w:p>
    <w:p w14:paraId="7DCDB33F" w14:textId="77777777" w:rsidR="00E41EBD" w:rsidRDefault="006A51F3">
      <w:pPr>
        <w:pStyle w:val="Heading3"/>
      </w:pPr>
      <w:commentRangeStart w:id="106"/>
      <w:r>
        <w:t>Partner-Reihe</w:t>
      </w:r>
    </w:p>
    <w:p w14:paraId="57627F5B" w14:textId="77777777" w:rsidR="00E41EBD" w:rsidRDefault="006A51F3">
      <w:pPr>
        <w:spacing w:after="120"/>
      </w:pPr>
      <w:r>
        <w:rPr>
          <w:b/>
          <w:bCs/>
        </w:rPr>
        <w:t>Maximilian Göppert — Partner</w:t>
      </w:r>
    </w:p>
    <w:p w14:paraId="78BCAF7B" w14:textId="77777777" w:rsidR="00E41EBD" w:rsidRDefault="006A51F3">
      <w:pPr>
        <w:spacing w:after="120"/>
      </w:pPr>
      <w:r>
        <w:t>Über 12 Jahre M&amp;A-Erfahrung im europäischen Mid-Market. Begleitet Unternehmen vom ersten Gespräch bis zum Closing – und denkt dabei immer in Plattformen, nicht in Einzeltransaktionen.</w:t>
      </w:r>
    </w:p>
    <w:p w14:paraId="79A4F153" w14:textId="77777777" w:rsidR="00E41EBD" w:rsidRDefault="006A51F3">
      <w:pPr>
        <w:spacing w:after="120"/>
      </w:pPr>
      <w:r>
        <w:rPr>
          <w:b/>
          <w:bCs/>
        </w:rPr>
        <w:t>Leander Heyken — Partner</w:t>
      </w:r>
    </w:p>
    <w:p w14:paraId="47CAEFB8" w14:textId="77777777" w:rsidR="00E41EBD" w:rsidRDefault="006A51F3">
      <w:pPr>
        <w:spacing w:after="120"/>
      </w:pPr>
      <w:r>
        <w:t xml:space="preserve">Langjährige Erfahrung in Transaktionen und operativer Unternehmensführung. Treibt </w:t>
      </w:r>
      <w:commentRangeStart w:id="107"/>
      <w:r>
        <w:t xml:space="preserve">Deals </w:t>
      </w:r>
      <w:commentRangeEnd w:id="107"/>
      <w:r w:rsidR="008A1594">
        <w:rPr>
          <w:rStyle w:val="Kommentarzeichen"/>
          <w:sz w:val="22"/>
          <w:szCs w:val="22"/>
        </w:rPr>
        <w:commentReference w:id="107"/>
      </w:r>
      <w:r>
        <w:t>von der Erstansprache bis zum Signing und begleitet den Aufbau danach.</w:t>
      </w:r>
    </w:p>
    <w:p w14:paraId="4F5B3558" w14:textId="77777777" w:rsidR="00E41EBD" w:rsidRDefault="006A51F3">
      <w:pPr>
        <w:spacing w:after="120"/>
      </w:pPr>
      <w:r>
        <w:rPr>
          <w:b/>
          <w:bCs/>
        </w:rPr>
        <w:t>Dr. Amon Göppert — Partner · Technologie</w:t>
      </w:r>
    </w:p>
    <w:p w14:paraId="791A4017" w14:textId="77777777" w:rsidR="00E41EBD" w:rsidRDefault="006A51F3">
      <w:pPr>
        <w:spacing w:after="120"/>
      </w:pPr>
      <w:r>
        <w:t>Forscher und Praktiker zugleich. Bringt akademische Tiefe aus Informatik und Engineering direkt in den Betrieb – und baut KI-Lösungen, die im Alltag funktionieren.</w:t>
      </w:r>
    </w:p>
    <w:p w14:paraId="7F19AB5C" w14:textId="77777777" w:rsidR="00E41EBD" w:rsidRDefault="006A51F3">
      <w:pPr>
        <w:pStyle w:val="Heading3"/>
      </w:pPr>
      <w:r>
        <w:t>Zweite Reihe</w:t>
      </w:r>
    </w:p>
    <w:p w14:paraId="16CFF61D" w14:textId="77777777" w:rsidR="00E41EBD" w:rsidRDefault="006A51F3">
      <w:pPr>
        <w:spacing w:after="120"/>
      </w:pPr>
      <w:r>
        <w:rPr>
          <w:b/>
          <w:bCs/>
        </w:rPr>
        <w:t>Alexander Rien — Wertschöpfung</w:t>
      </w:r>
    </w:p>
    <w:p w14:paraId="43217C98" w14:textId="77777777" w:rsidR="00E41EBD" w:rsidRDefault="006A51F3">
      <w:pPr>
        <w:spacing w:after="120"/>
      </w:pPr>
      <w:r>
        <w:t>Jahrelange Erfahrung in operativer Führung und Prozessoptimierung. Sorgt dafür, dass Strategie im Alltag ankommt – direkt vor Ort in den Unternehmen.</w:t>
      </w:r>
    </w:p>
    <w:p w14:paraId="76B5A6B0" w14:textId="77777777" w:rsidR="00E41EBD" w:rsidRDefault="006A51F3">
      <w:pPr>
        <w:spacing w:after="120"/>
      </w:pPr>
      <w:r>
        <w:rPr>
          <w:b/>
          <w:bCs/>
        </w:rPr>
        <w:t>Gerald Weitbrecht — Origination &amp; BD</w:t>
      </w:r>
    </w:p>
    <w:p w14:paraId="31C8951D" w14:textId="77777777" w:rsidR="00E41EBD" w:rsidRDefault="006A51F3">
      <w:pPr>
        <w:spacing w:after="120"/>
      </w:pPr>
      <w:r>
        <w:t>Jahrzehntelange Erfahrung in Vertrieb und Business Development im Mittelstand. Kennt die Menschen hinter den Unternehmen – und weiß, wann der richtige Moment für ein Gespräch ist.</w:t>
      </w:r>
      <w:commentRangeEnd w:id="106"/>
      <w:r w:rsidR="00406CD4">
        <w:rPr>
          <w:rStyle w:val="Kommentarzeichen"/>
          <w:sz w:val="22"/>
          <w:szCs w:val="22"/>
        </w:rPr>
        <w:commentReference w:id="106"/>
      </w:r>
    </w:p>
    <w:p w14:paraId="770D5804" w14:textId="77777777" w:rsidR="00E41EBD" w:rsidRDefault="006A51F3">
      <w:pPr>
        <w:pStyle w:val="Heading2"/>
      </w:pPr>
      <w:r>
        <w:t>Team-Philosophie</w:t>
      </w:r>
    </w:p>
    <w:p w14:paraId="55F69387" w14:textId="77777777" w:rsidR="00E41EBD" w:rsidRDefault="006A51F3">
      <w:pPr>
        <w:spacing w:before="100" w:after="40"/>
      </w:pPr>
      <w:r>
        <w:rPr>
          <w:b/>
          <w:bCs/>
          <w:color w:val="666666"/>
          <w:sz w:val="18"/>
          <w:szCs w:val="18"/>
        </w:rPr>
        <w:t>EYEBROW</w:t>
      </w:r>
    </w:p>
    <w:p w14:paraId="6F868878" w14:textId="77777777" w:rsidR="00E41EBD" w:rsidRDefault="006A51F3">
      <w:pPr>
        <w:spacing w:after="120"/>
      </w:pPr>
      <w:r>
        <w:t>Team-Philosophie</w:t>
      </w:r>
    </w:p>
    <w:p w14:paraId="172E490D" w14:textId="77777777" w:rsidR="00E41EBD" w:rsidRDefault="006A51F3">
      <w:pPr>
        <w:spacing w:before="100" w:after="40"/>
      </w:pPr>
      <w:r>
        <w:rPr>
          <w:b/>
          <w:bCs/>
          <w:color w:val="666666"/>
          <w:sz w:val="18"/>
          <w:szCs w:val="18"/>
        </w:rPr>
        <w:t>ÜBERSCHRIFT</w:t>
      </w:r>
    </w:p>
    <w:p w14:paraId="65B528F3" w14:textId="77777777" w:rsidR="00E41EBD" w:rsidRDefault="006A51F3">
      <w:pPr>
        <w:spacing w:after="120"/>
      </w:pPr>
      <w:r>
        <w:rPr>
          <w:b/>
          <w:bCs/>
        </w:rPr>
        <w:t xml:space="preserve">Gemeinsam </w:t>
      </w:r>
      <w:commentRangeStart w:id="108"/>
      <w:r>
        <w:rPr>
          <w:b/>
          <w:bCs/>
        </w:rPr>
        <w:t>kaufen</w:t>
      </w:r>
      <w:commentRangeEnd w:id="108"/>
      <w:r w:rsidR="004A6731">
        <w:rPr>
          <w:rStyle w:val="Kommentarzeichen"/>
          <w:b/>
          <w:bCs/>
          <w:sz w:val="22"/>
          <w:szCs w:val="22"/>
        </w:rPr>
        <w:commentReference w:id="108"/>
      </w:r>
      <w:r>
        <w:rPr>
          <w:b/>
          <w:bCs/>
        </w:rPr>
        <w:t>. Gemeinsam aufbauen.</w:t>
      </w:r>
    </w:p>
    <w:p w14:paraId="71F0D914" w14:textId="7EC523AC" w:rsidR="00E41EBD" w:rsidRDefault="006A51F3">
      <w:pPr>
        <w:spacing w:after="120"/>
      </w:pPr>
      <w:r>
        <w:t xml:space="preserve">Wir bringen kein Berater-Netzwerk mit, das auf Abruf kommt. Unser Team </w:t>
      </w:r>
      <w:del w:id="109" w:author="Leander Heyken" w:date="2026-04-28T16:30:00Z" w16du:dateUtc="2026-04-28T14:30:00Z">
        <w:r w:rsidDel="0095647C">
          <w:delText xml:space="preserve">kauft gemeinsam, </w:delText>
        </w:r>
      </w:del>
      <w:r>
        <w:t xml:space="preserve">baut gemeinsam und schafft Wert gemeinsam – mit </w:t>
      </w:r>
      <w:del w:id="110" w:author="Leander Heyken" w:date="2026-04-28T16:30:00Z" w16du:dateUtc="2026-04-28T14:30:00Z">
        <w:r w:rsidDel="00F14A20">
          <w:delText xml:space="preserve">voller Haftung und </w:delText>
        </w:r>
      </w:del>
      <w:r>
        <w:t>eigenem Kapital im Spiel.</w:t>
      </w:r>
    </w:p>
    <w:p w14:paraId="3FC4B632" w14:textId="55415155" w:rsidR="00E41EBD" w:rsidRDefault="006A51F3">
      <w:pPr>
        <w:spacing w:after="120"/>
      </w:pPr>
      <w:r>
        <w:t>Investoren, Operatoren und KI-Ingenieure unter einem Dach – ein</w:t>
      </w:r>
      <w:ins w:id="111" w:author="Leander Heyken" w:date="2026-04-28T16:30:00Z" w16du:dateUtc="2026-04-28T14:30:00Z">
        <w:r w:rsidR="003D3F61">
          <w:t xml:space="preserve"> großer Wettbewerbsvorteil</w:t>
        </w:r>
      </w:ins>
      <w:del w:id="112" w:author="Leander Heyken" w:date="2026-04-28T16:30:00Z" w16du:dateUtc="2026-04-28T14:30:00Z">
        <w:r w:rsidDel="003D3F61">
          <w:delText>e Kombination, die im DACH-Mittelstand kaum existiert</w:delText>
        </w:r>
      </w:del>
      <w:r>
        <w:t>. Kein ausgelagertes Consulting</w:t>
      </w:r>
      <w:del w:id="113" w:author="Leander Heyken" w:date="2026-04-28T16:31:00Z" w16du:dateUtc="2026-04-28T14:31:00Z">
        <w:r w:rsidDel="00276618">
          <w:delText>, keine Berater auf Abruf</w:delText>
        </w:r>
      </w:del>
      <w:r>
        <w:t xml:space="preserve">: ein Team, das gemeinsam </w:t>
      </w:r>
      <w:del w:id="114" w:author="Leander Heyken" w:date="2026-04-28T16:31:00Z" w16du:dateUtc="2026-04-28T14:31:00Z">
        <w:r w:rsidDel="00276618">
          <w:delText xml:space="preserve">kauft, </w:delText>
        </w:r>
      </w:del>
      <w:r>
        <w:t>baut und Wert schafft.</w:t>
      </w:r>
    </w:p>
    <w:p w14:paraId="788E8596" w14:textId="77777777" w:rsidR="00E41EBD" w:rsidRDefault="006A51F3">
      <w:pPr>
        <w:spacing w:after="120"/>
      </w:pPr>
      <w:r>
        <w:rPr>
          <w:b/>
          <w:bCs/>
        </w:rPr>
        <w:t>PE — Transaktionale Strenge</w:t>
      </w:r>
    </w:p>
    <w:p w14:paraId="0EA7BB24" w14:textId="7F875B45" w:rsidR="00E41EBD" w:rsidRDefault="006A51F3">
      <w:pPr>
        <w:spacing w:after="120"/>
      </w:pPr>
      <w:r>
        <w:t xml:space="preserve">Jahrzehnte </w:t>
      </w:r>
      <w:del w:id="115" w:author="Leander Heyken" w:date="2026-04-28T16:31:00Z" w16du:dateUtc="2026-04-28T14:31:00Z">
        <w:r w:rsidDel="00276618">
          <w:delText>Deal</w:delText>
        </w:r>
      </w:del>
      <w:ins w:id="116" w:author="Leander Heyken" w:date="2026-04-28T16:31:00Z" w16du:dateUtc="2026-04-28T14:31:00Z">
        <w:r w:rsidR="00276618">
          <w:t>Transaktionse</w:t>
        </w:r>
      </w:ins>
      <w:del w:id="117" w:author="Leander Heyken" w:date="2026-04-28T16:31:00Z" w16du:dateUtc="2026-04-28T14:31:00Z">
        <w:r w:rsidDel="00276618">
          <w:delText>-E</w:delText>
        </w:r>
      </w:del>
      <w:r>
        <w:t>rfahrung im DACH-Mittelstand. Dis</w:t>
      </w:r>
      <w:ins w:id="118" w:author="Leander Heyken" w:date="2026-04-28T16:31:00Z" w16du:dateUtc="2026-04-28T14:31:00Z">
        <w:r w:rsidR="003D00A6">
          <w:t>z</w:t>
        </w:r>
      </w:ins>
      <w:del w:id="119" w:author="Leander Heyken" w:date="2026-04-28T16:31:00Z" w16du:dateUtc="2026-04-28T14:31:00Z">
        <w:r w:rsidDel="003D00A6">
          <w:delText>c</w:delText>
        </w:r>
      </w:del>
      <w:r>
        <w:t>iplin, Verlässlichkeit, Präzision.</w:t>
      </w:r>
    </w:p>
    <w:p w14:paraId="53C2F9EB" w14:textId="77777777" w:rsidR="00E41EBD" w:rsidRDefault="006A51F3">
      <w:pPr>
        <w:spacing w:after="120"/>
      </w:pPr>
      <w:r>
        <w:rPr>
          <w:b/>
          <w:bCs/>
        </w:rPr>
        <w:t>KI — KI-Engineering</w:t>
      </w:r>
    </w:p>
    <w:p w14:paraId="79FA7BCB" w14:textId="77777777" w:rsidR="00E41EBD" w:rsidRDefault="006A51F3">
      <w:pPr>
        <w:spacing w:after="120"/>
      </w:pPr>
      <w:r>
        <w:t>Proprietäre Tools, intern entwickelt – direkt im Tagesbetrieb der Beteiligungen eingesetzt.</w:t>
      </w:r>
    </w:p>
    <w:p w14:paraId="196C0945" w14:textId="77777777" w:rsidR="00E41EBD" w:rsidRDefault="006A51F3">
      <w:pPr>
        <w:spacing w:before="100" w:after="40"/>
      </w:pPr>
      <w:r>
        <w:rPr>
          <w:b/>
          <w:bCs/>
          <w:color w:val="666666"/>
          <w:sz w:val="18"/>
          <w:szCs w:val="18"/>
        </w:rPr>
        <w:t>CTA</w:t>
      </w:r>
    </w:p>
    <w:p w14:paraId="60AC4C8B" w14:textId="77777777" w:rsidR="00E41EBD" w:rsidRDefault="006A51F3">
      <w:pPr>
        <w:spacing w:after="120"/>
      </w:pPr>
      <w:r>
        <w:t>Gespräch anfragen →</w:t>
      </w:r>
    </w:p>
    <w:p w14:paraId="4D015E57" w14:textId="77777777" w:rsidR="00E41EBD" w:rsidRDefault="006A51F3">
      <w:r>
        <w:br w:type="page"/>
      </w:r>
    </w:p>
    <w:p w14:paraId="488D1462" w14:textId="77777777" w:rsidR="00E41EBD" w:rsidRDefault="006A51F3">
      <w:pPr>
        <w:pStyle w:val="Heading1"/>
      </w:pPr>
      <w:r>
        <w:t>7. Kontakt (kontakt.html)</w:t>
      </w:r>
    </w:p>
    <w:p w14:paraId="6753D934" w14:textId="77777777" w:rsidR="00E41EBD" w:rsidRDefault="006A51F3">
      <w:pPr>
        <w:spacing w:before="100" w:after="40"/>
      </w:pPr>
      <w:r>
        <w:rPr>
          <w:b/>
          <w:bCs/>
          <w:color w:val="666666"/>
          <w:sz w:val="18"/>
          <w:szCs w:val="18"/>
        </w:rPr>
        <w:t>META-TITLE</w:t>
      </w:r>
    </w:p>
    <w:p w14:paraId="16C0856C" w14:textId="77777777" w:rsidR="00E41EBD" w:rsidRDefault="006A51F3">
      <w:pPr>
        <w:spacing w:after="120"/>
      </w:pPr>
      <w:r>
        <w:t>Kontakt – NextGen Equity Partners</w:t>
      </w:r>
    </w:p>
    <w:p w14:paraId="72CB386E" w14:textId="77777777" w:rsidR="00E41EBD" w:rsidRDefault="006A51F3">
      <w:pPr>
        <w:spacing w:before="100" w:after="40"/>
      </w:pPr>
      <w:r>
        <w:rPr>
          <w:b/>
          <w:bCs/>
          <w:color w:val="666666"/>
          <w:sz w:val="18"/>
          <w:szCs w:val="18"/>
        </w:rPr>
        <w:t>META-DESCRIPTION</w:t>
      </w:r>
    </w:p>
    <w:p w14:paraId="7940B6A3" w14:textId="77777777" w:rsidR="00E41EBD" w:rsidRDefault="006A51F3">
      <w:pPr>
        <w:spacing w:after="120"/>
      </w:pPr>
      <w:r>
        <w:t>Gespräch anfragen – NextGen Equity Partners. Diskretion und Verbindlichkeit sind selbstverständlich.</w:t>
      </w:r>
    </w:p>
    <w:p w14:paraId="42AB93F6" w14:textId="77777777" w:rsidR="00E41EBD" w:rsidRDefault="006A51F3">
      <w:pPr>
        <w:pStyle w:val="Heading2"/>
      </w:pPr>
      <w:r>
        <w:t>Hero &amp; Formular</w:t>
      </w:r>
    </w:p>
    <w:p w14:paraId="4B580AE0" w14:textId="77777777" w:rsidR="00E41EBD" w:rsidRDefault="006A51F3">
      <w:pPr>
        <w:spacing w:before="100" w:after="40"/>
      </w:pPr>
      <w:r>
        <w:rPr>
          <w:b/>
          <w:bCs/>
          <w:color w:val="666666"/>
          <w:sz w:val="18"/>
          <w:szCs w:val="18"/>
        </w:rPr>
        <w:t>EYEBROW</w:t>
      </w:r>
    </w:p>
    <w:p w14:paraId="0BA60A4C" w14:textId="77777777" w:rsidR="00E41EBD" w:rsidRDefault="006A51F3">
      <w:pPr>
        <w:spacing w:after="120"/>
      </w:pPr>
      <w:r>
        <w:t>Gespräch anfragen</w:t>
      </w:r>
    </w:p>
    <w:p w14:paraId="7BE5ADB1" w14:textId="77777777" w:rsidR="00E41EBD" w:rsidRDefault="006A51F3">
      <w:pPr>
        <w:spacing w:before="100" w:after="40"/>
      </w:pPr>
      <w:r>
        <w:rPr>
          <w:b/>
          <w:bCs/>
          <w:color w:val="666666"/>
          <w:sz w:val="18"/>
          <w:szCs w:val="18"/>
        </w:rPr>
        <w:t>ÜBERSCHRIFT</w:t>
      </w:r>
    </w:p>
    <w:p w14:paraId="35456653" w14:textId="77777777" w:rsidR="00E41EBD" w:rsidRDefault="006A51F3">
      <w:pPr>
        <w:spacing w:after="120"/>
      </w:pPr>
      <w:r>
        <w:rPr>
          <w:b/>
          <w:bCs/>
        </w:rPr>
        <w:t>Lass uns etwas Bleibendes aufbauen.</w:t>
      </w:r>
    </w:p>
    <w:p w14:paraId="42733DC4" w14:textId="77777777" w:rsidR="00E41EBD" w:rsidRDefault="006A51F3">
      <w:pPr>
        <w:spacing w:before="100" w:after="40"/>
      </w:pPr>
      <w:r>
        <w:rPr>
          <w:b/>
          <w:bCs/>
          <w:color w:val="666666"/>
          <w:sz w:val="18"/>
          <w:szCs w:val="18"/>
        </w:rPr>
        <w:t>SUBTEXT</w:t>
      </w:r>
    </w:p>
    <w:p w14:paraId="5A156A35" w14:textId="77777777" w:rsidR="00E41EBD" w:rsidRDefault="006A51F3">
      <w:pPr>
        <w:spacing w:after="120"/>
      </w:pPr>
      <w:commentRangeStart w:id="120"/>
      <w:r>
        <w:t xml:space="preserve">Sie überlegen, Ihr Unternehmen in die nächste Generation zu führen? </w:t>
      </w:r>
      <w:commentRangeEnd w:id="120"/>
      <w:r w:rsidR="007E37FB">
        <w:rPr>
          <w:rStyle w:val="Kommentarzeichen"/>
          <w:sz w:val="22"/>
          <w:szCs w:val="22"/>
        </w:rPr>
        <w:commentReference w:id="120"/>
      </w:r>
      <w:r>
        <w:t>Sprechen Sie direkt mit uns. Diskretion und Verbindlichkeit sind selbstverständlich.</w:t>
      </w:r>
    </w:p>
    <w:p w14:paraId="02986393" w14:textId="77777777" w:rsidR="00E41EBD" w:rsidRDefault="006A51F3">
      <w:pPr>
        <w:pStyle w:val="Heading3"/>
      </w:pPr>
      <w:r>
        <w:t>Formular-Felder</w:t>
      </w:r>
    </w:p>
    <w:p w14:paraId="2B30BC98" w14:textId="77777777" w:rsidR="00E41EBD" w:rsidRDefault="006A51F3">
      <w:pPr>
        <w:spacing w:after="120"/>
      </w:pPr>
      <w:r>
        <w:t>Name (Pflichtfeld) — Platzhalter: Maximilian Mustermann</w:t>
      </w:r>
    </w:p>
    <w:p w14:paraId="07BFE3EC" w14:textId="77777777" w:rsidR="00E41EBD" w:rsidRDefault="006A51F3">
      <w:pPr>
        <w:spacing w:after="120"/>
      </w:pPr>
      <w:r>
        <w:t>Unternehmen — Platzhalter: Mustermann GmbH</w:t>
      </w:r>
    </w:p>
    <w:p w14:paraId="679790E6" w14:textId="77777777" w:rsidR="00E41EBD" w:rsidRDefault="006A51F3">
      <w:pPr>
        <w:spacing w:after="120"/>
      </w:pPr>
      <w:r>
        <w:t>E-Mail (Pflichtfeld) — Platzhalter: max@mustermann.de</w:t>
      </w:r>
    </w:p>
    <w:p w14:paraId="3C9EC24A" w14:textId="77777777" w:rsidR="00E41EBD" w:rsidRDefault="006A51F3">
      <w:pPr>
        <w:spacing w:after="120"/>
      </w:pPr>
      <w:r>
        <w:t>Anliegen (Auswahl):</w:t>
      </w:r>
    </w:p>
    <w:p w14:paraId="31905897" w14:textId="77777777" w:rsidR="00E41EBD" w:rsidRDefault="006A51F3">
      <w:pPr>
        <w:pStyle w:val="ListParagraph"/>
        <w:numPr>
          <w:ilvl w:val="0"/>
          <w:numId w:val="2"/>
        </w:numPr>
        <w:spacing w:after="80"/>
      </w:pPr>
      <w:r>
        <w:t>Bitte wählen</w:t>
      </w:r>
    </w:p>
    <w:p w14:paraId="09A36C2E" w14:textId="77777777" w:rsidR="00E41EBD" w:rsidRDefault="006A51F3">
      <w:pPr>
        <w:pStyle w:val="ListParagraph"/>
        <w:numPr>
          <w:ilvl w:val="0"/>
          <w:numId w:val="2"/>
        </w:numPr>
        <w:spacing w:after="80"/>
      </w:pPr>
      <w:r>
        <w:t>Unternehmensverkauf</w:t>
      </w:r>
    </w:p>
    <w:p w14:paraId="5D79D396" w14:textId="77777777" w:rsidR="00E41EBD" w:rsidRDefault="006A51F3">
      <w:pPr>
        <w:pStyle w:val="ListParagraph"/>
        <w:numPr>
          <w:ilvl w:val="0"/>
          <w:numId w:val="2"/>
        </w:numPr>
        <w:spacing w:after="80"/>
      </w:pPr>
      <w:r>
        <w:t>Co-Investment</w:t>
      </w:r>
    </w:p>
    <w:p w14:paraId="25B70825" w14:textId="77777777" w:rsidR="00E41EBD" w:rsidRDefault="006A51F3">
      <w:pPr>
        <w:pStyle w:val="ListParagraph"/>
        <w:numPr>
          <w:ilvl w:val="0"/>
          <w:numId w:val="2"/>
        </w:numPr>
        <w:spacing w:after="80"/>
      </w:pPr>
      <w:r>
        <w:t>Beratung / Netzwerk</w:t>
      </w:r>
    </w:p>
    <w:p w14:paraId="79C0476F" w14:textId="77777777" w:rsidR="00E41EBD" w:rsidRDefault="006A51F3">
      <w:pPr>
        <w:pStyle w:val="ListParagraph"/>
        <w:numPr>
          <w:ilvl w:val="0"/>
          <w:numId w:val="2"/>
        </w:numPr>
        <w:spacing w:after="80"/>
      </w:pPr>
      <w:r>
        <w:t>Sonstiges</w:t>
      </w:r>
    </w:p>
    <w:p w14:paraId="60815EEA" w14:textId="77777777" w:rsidR="00E41EBD" w:rsidRDefault="006A51F3">
      <w:pPr>
        <w:spacing w:after="120"/>
      </w:pPr>
      <w:r>
        <w:t>Kurze Nachricht (optional) — Platzhalter: Womit können wir helfen?</w:t>
      </w:r>
    </w:p>
    <w:p w14:paraId="5E231EEF" w14:textId="77777777" w:rsidR="00E41EBD" w:rsidRDefault="006A51F3">
      <w:pPr>
        <w:spacing w:before="100" w:after="40"/>
      </w:pPr>
      <w:r>
        <w:rPr>
          <w:b/>
          <w:bCs/>
          <w:color w:val="666666"/>
          <w:sz w:val="18"/>
          <w:szCs w:val="18"/>
        </w:rPr>
        <w:t>SUBMIT-BUTTON</w:t>
      </w:r>
    </w:p>
    <w:p w14:paraId="04668E32" w14:textId="77777777" w:rsidR="00E41EBD" w:rsidRDefault="006A51F3">
      <w:pPr>
        <w:spacing w:after="120"/>
      </w:pPr>
      <w:r>
        <w:t>Gespräch anfragen →</w:t>
      </w:r>
    </w:p>
    <w:p w14:paraId="6D69BFB2" w14:textId="77777777" w:rsidR="00E41EBD" w:rsidRDefault="006A51F3">
      <w:pPr>
        <w:spacing w:before="100" w:after="40"/>
      </w:pPr>
      <w:r>
        <w:rPr>
          <w:b/>
          <w:bCs/>
          <w:color w:val="666666"/>
          <w:sz w:val="18"/>
          <w:szCs w:val="18"/>
        </w:rPr>
        <w:t>BESTÄTIGUNGSTEXT</w:t>
      </w:r>
    </w:p>
    <w:p w14:paraId="0CEBFDF6" w14:textId="77777777" w:rsidR="00E41EBD" w:rsidRDefault="006A51F3">
      <w:pPr>
        <w:spacing w:after="120"/>
      </w:pPr>
      <w:r>
        <w:t>Vielen Dank – wir melden uns bald ✓</w:t>
      </w:r>
    </w:p>
    <w:p w14:paraId="547A883A" w14:textId="77777777" w:rsidR="00E41EBD" w:rsidRDefault="006A51F3">
      <w:pPr>
        <w:pStyle w:val="Heading3"/>
      </w:pPr>
      <w:r>
        <w:t>Direkter Kontakt</w:t>
      </w:r>
    </w:p>
    <w:p w14:paraId="7BC90C4F" w14:textId="77777777" w:rsidR="00E41EBD" w:rsidRDefault="006A51F3">
      <w:pPr>
        <w:spacing w:after="120"/>
      </w:pPr>
      <w:r>
        <w:rPr>
          <w:b/>
          <w:bCs/>
        </w:rPr>
        <w:t>Maximilian Göppert — Partner</w:t>
      </w:r>
    </w:p>
    <w:p w14:paraId="6AEA1A79" w14:textId="77777777" w:rsidR="00E41EBD" w:rsidRDefault="006A51F3">
      <w:pPr>
        <w:spacing w:after="120"/>
      </w:pPr>
      <w:commentRangeStart w:id="121"/>
      <w:r>
        <w:t>max@nextgen-equity.com</w:t>
      </w:r>
      <w:commentRangeEnd w:id="121"/>
      <w:r w:rsidR="008475AE">
        <w:rPr>
          <w:rStyle w:val="Kommentarzeichen"/>
          <w:sz w:val="22"/>
          <w:szCs w:val="22"/>
        </w:rPr>
        <w:commentReference w:id="121"/>
      </w:r>
    </w:p>
    <w:p w14:paraId="320683D3" w14:textId="77777777" w:rsidR="00E41EBD" w:rsidRDefault="006A51F3">
      <w:pPr>
        <w:spacing w:after="120"/>
      </w:pPr>
      <w:r>
        <w:rPr>
          <w:i/>
          <w:iCs/>
        </w:rPr>
        <w:t>Oder direkt: info@nextgen-equity.com</w:t>
      </w:r>
    </w:p>
    <w:p w14:paraId="3EFC16D6" w14:textId="77777777" w:rsidR="00E41EBD" w:rsidRDefault="006A51F3">
      <w:pPr>
        <w:pStyle w:val="Heading2"/>
      </w:pPr>
      <w:r>
        <w:t>Standort</w:t>
      </w:r>
    </w:p>
    <w:p w14:paraId="6804D9C5" w14:textId="77777777" w:rsidR="00E41EBD" w:rsidRDefault="006A51F3">
      <w:pPr>
        <w:spacing w:before="100" w:after="40"/>
      </w:pPr>
      <w:r>
        <w:rPr>
          <w:b/>
          <w:bCs/>
          <w:color w:val="666666"/>
          <w:sz w:val="18"/>
          <w:szCs w:val="18"/>
        </w:rPr>
        <w:t>EYEBROW</w:t>
      </w:r>
    </w:p>
    <w:p w14:paraId="1D234617" w14:textId="77777777" w:rsidR="00E41EBD" w:rsidRDefault="006A51F3">
      <w:pPr>
        <w:spacing w:after="120"/>
      </w:pPr>
      <w:r>
        <w:t>Standort</w:t>
      </w:r>
    </w:p>
    <w:p w14:paraId="6D44ACEE" w14:textId="77777777" w:rsidR="00E41EBD" w:rsidRDefault="006A51F3">
      <w:pPr>
        <w:spacing w:after="120"/>
      </w:pPr>
      <w:r>
        <w:t>München, Deutschland</w:t>
      </w:r>
    </w:p>
    <w:p w14:paraId="7EAB18B9" w14:textId="77777777" w:rsidR="00E41EBD" w:rsidRDefault="006A51F3">
      <w:pPr>
        <w:spacing w:after="120"/>
      </w:pPr>
      <w:r>
        <w:t>Für den gesamten DACH-Raum: Deutschland · Österreich · Schweiz</w:t>
      </w:r>
    </w:p>
    <w:sectPr w:rsidR="00E41EBD">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ander Heyken" w:date="2026-04-28T16:24:00Z" w:initials="LH">
    <w:p w14:paraId="0AE70F8E" w14:textId="03E02498" w:rsidR="0001680A" w:rsidRDefault="0001680A" w:rsidP="0001680A">
      <w:r>
        <w:rPr>
          <w:rStyle w:val="Kommentarzeichen"/>
        </w:rPr>
        <w:annotationRef/>
      </w:r>
      <w:r>
        <w:rPr>
          <w:sz w:val="20"/>
          <w:szCs w:val="20"/>
        </w:rPr>
        <w:fldChar w:fldCharType="begin"/>
      </w:r>
      <w:r>
        <w:rPr>
          <w:sz w:val="20"/>
          <w:szCs w:val="20"/>
        </w:rPr>
        <w:instrText>HYPERLINK "mailto:alexander.rien@nextgen-equity.com"</w:instrText>
      </w:r>
      <w:r>
        <w:rPr>
          <w:sz w:val="20"/>
          <w:szCs w:val="20"/>
        </w:rPr>
      </w:r>
      <w:bookmarkStart w:id="1" w:name="_@_5CC8B635353ADE4CA9345AE05842C4C0Z"/>
      <w:r>
        <w:rPr>
          <w:sz w:val="20"/>
          <w:szCs w:val="20"/>
        </w:rPr>
        <w:fldChar w:fldCharType="separate"/>
      </w:r>
      <w:bookmarkEnd w:id="1"/>
      <w:r w:rsidRPr="0001680A">
        <w:rPr>
          <w:rStyle w:val="Erwhnung"/>
          <w:noProof/>
          <w:sz w:val="20"/>
          <w:szCs w:val="20"/>
        </w:rPr>
        <w:t>@Alexander Rien</w:t>
      </w:r>
      <w:r>
        <w:rPr>
          <w:sz w:val="20"/>
          <w:szCs w:val="20"/>
        </w:rPr>
        <w:fldChar w:fldCharType="end"/>
      </w:r>
      <w:r>
        <w:rPr>
          <w:sz w:val="20"/>
          <w:szCs w:val="20"/>
        </w:rPr>
        <w:t xml:space="preserve"> Bitte über alle Texte nach Einarbeitung der Kommentaren nochmal ein Anti-AI-Tone Prompt drüberlaufen lassen. Das muss natürlich/authentischer klingen.</w:t>
      </w:r>
    </w:p>
  </w:comment>
  <w:comment w:id="2" w:author="Leander Heyken" w:date="2026-04-28T16:08:00Z" w:initials="LH">
    <w:p w14:paraId="22FFA18C" w14:textId="77777777" w:rsidR="0049006E" w:rsidRDefault="0049006E" w:rsidP="0049006E">
      <w:r>
        <w:rPr>
          <w:rStyle w:val="Kommentarzeichen"/>
        </w:rPr>
        <w:annotationRef/>
      </w:r>
      <w:r>
        <w:rPr>
          <w:sz w:val="20"/>
          <w:szCs w:val="20"/>
        </w:rPr>
        <w:t>Kein Home. Stattdessen Link im Logo</w:t>
      </w:r>
    </w:p>
  </w:comment>
  <w:comment w:id="6" w:author="Leander Heyken" w:date="2026-04-28T16:10:00Z" w:initials="LH">
    <w:p w14:paraId="52A11375" w14:textId="77777777" w:rsidR="00EC7C0D" w:rsidRDefault="00EC7C0D" w:rsidP="00EC7C0D">
      <w:r>
        <w:rPr>
          <w:rStyle w:val="Kommentarzeichen"/>
        </w:rPr>
        <w:annotationRef/>
      </w:r>
      <w:r>
        <w:rPr>
          <w:sz w:val="20"/>
          <w:szCs w:val="20"/>
        </w:rPr>
        <w:t>Kontakt sollte ein echtes Formular sein (z.B. PHP) und nicht nur eine Email über das eigene Email-Programm versenden</w:t>
      </w:r>
    </w:p>
  </w:comment>
  <w:comment w:id="7" w:author="Leander Heyken" w:date="2026-04-28T16:10:00Z" w:initials="LH">
    <w:p w14:paraId="410AAA4F" w14:textId="77777777" w:rsidR="00262B3F" w:rsidRDefault="00262B3F" w:rsidP="00262B3F">
      <w:r>
        <w:rPr>
          <w:rStyle w:val="Kommentarzeichen"/>
        </w:rPr>
        <w:annotationRef/>
      </w:r>
      <w:r>
        <w:rPr>
          <w:sz w:val="20"/>
          <w:szCs w:val="20"/>
        </w:rPr>
        <w:t>Ist diese Email-Adresse eingerichtet? Wo kommt sie an? Wer kümmert sich darum?</w:t>
      </w:r>
    </w:p>
  </w:comment>
  <w:comment w:id="8" w:author="Leander Heyken" w:date="2026-04-28T16:12:00Z" w:initials="LH">
    <w:p w14:paraId="2B146FA7" w14:textId="77777777" w:rsidR="00B06788" w:rsidRDefault="00B06788" w:rsidP="00B06788">
      <w:r>
        <w:rPr>
          <w:rStyle w:val="Kommentarzeichen"/>
        </w:rPr>
        <w:annotationRef/>
      </w:r>
      <w:r>
        <w:rPr>
          <w:sz w:val="20"/>
          <w:szCs w:val="20"/>
        </w:rPr>
        <w:t xml:space="preserve">Finde ich zu platt. Besser etwas, wie dass wir die Partner of Choice für Mittelstand sind, um Wachstum und Digitalisierung in BUsiness Services Unternehmen zu unterstüzen </w:t>
      </w:r>
    </w:p>
  </w:comment>
  <w:comment w:id="16" w:author="Leander Heyken" w:date="2026-04-28T16:13:00Z" w:initials="LH">
    <w:p w14:paraId="7D1BB54B" w14:textId="77777777" w:rsidR="006B379F" w:rsidRDefault="006B379F" w:rsidP="006B379F">
      <w:r>
        <w:rPr>
          <w:rStyle w:val="Kommentarzeichen"/>
        </w:rPr>
        <w:annotationRef/>
      </w:r>
      <w:r>
        <w:rPr>
          <w:sz w:val="20"/>
          <w:szCs w:val="20"/>
        </w:rPr>
        <w:t>Same as above</w:t>
      </w:r>
    </w:p>
  </w:comment>
  <w:comment w:id="23" w:author="Leander Heyken" w:date="2026-04-28T16:13:00Z" w:initials="LH">
    <w:p w14:paraId="03FC80EC" w14:textId="77777777" w:rsidR="00CE5611" w:rsidRDefault="00CE5611" w:rsidP="00CE5611">
      <w:r>
        <w:rPr>
          <w:rStyle w:val="Kommentarzeichen"/>
        </w:rPr>
        <w:annotationRef/>
      </w:r>
      <w:r>
        <w:rPr>
          <w:sz w:val="20"/>
          <w:szCs w:val="20"/>
        </w:rPr>
        <w:t>Zu sehr "in your face" -&gt; abmildern</w:t>
      </w:r>
    </w:p>
  </w:comment>
  <w:comment w:id="30" w:author="Leander Heyken" w:date="2026-04-28T16:14:00Z" w:initials="LH">
    <w:p w14:paraId="0DA850F9" w14:textId="77777777" w:rsidR="00143251" w:rsidRDefault="00143251" w:rsidP="00143251">
      <w:r>
        <w:rPr>
          <w:rStyle w:val="Kommentarzeichen"/>
        </w:rPr>
        <w:annotationRef/>
      </w:r>
      <w:r>
        <w:rPr>
          <w:sz w:val="20"/>
          <w:szCs w:val="20"/>
        </w:rPr>
        <w:t>Nope</w:t>
      </w:r>
    </w:p>
  </w:comment>
  <w:comment w:id="31" w:author="Leander Heyken" w:date="2026-04-28T16:14:00Z" w:initials="LH">
    <w:p w14:paraId="081621EC" w14:textId="77777777" w:rsidR="00917E9C" w:rsidRDefault="00917E9C" w:rsidP="00917E9C">
      <w:r>
        <w:rPr>
          <w:rStyle w:val="Kommentarzeichen"/>
        </w:rPr>
        <w:annotationRef/>
      </w:r>
      <w:r>
        <w:rPr>
          <w:sz w:val="20"/>
          <w:szCs w:val="20"/>
        </w:rPr>
        <w:t>Stimmt nicht</w:t>
      </w:r>
    </w:p>
  </w:comment>
  <w:comment w:id="32" w:author="Leander Heyken" w:date="2026-04-28T16:15:00Z" w:initials="LH">
    <w:p w14:paraId="55001466" w14:textId="77777777" w:rsidR="002B5FF0" w:rsidRDefault="002B5FF0" w:rsidP="002B5FF0">
      <w:r>
        <w:rPr>
          <w:rStyle w:val="Kommentarzeichen"/>
        </w:rPr>
        <w:annotationRef/>
      </w:r>
      <w:r>
        <w:rPr>
          <w:sz w:val="20"/>
          <w:szCs w:val="20"/>
        </w:rPr>
        <w:t>Stimmt nicht</w:t>
      </w:r>
    </w:p>
  </w:comment>
  <w:comment w:id="33" w:author="Leander Heyken" w:date="2026-04-28T16:15:00Z" w:initials="LH">
    <w:p w14:paraId="74EF51AC" w14:textId="77777777" w:rsidR="00026EE4" w:rsidRDefault="00026EE4" w:rsidP="00026EE4">
      <w:r>
        <w:rPr>
          <w:rStyle w:val="Kommentarzeichen"/>
        </w:rPr>
        <w:annotationRef/>
      </w:r>
      <w:r>
        <w:rPr>
          <w:sz w:val="20"/>
          <w:szCs w:val="20"/>
        </w:rPr>
        <w:t>Finde ich gut!</w:t>
      </w:r>
    </w:p>
  </w:comment>
  <w:comment w:id="35" w:author="Leander Heyken" w:date="2026-04-28T16:17:00Z" w:initials="LH">
    <w:p w14:paraId="56E3AB9A" w14:textId="77777777" w:rsidR="0010431C" w:rsidRDefault="0010431C" w:rsidP="0010431C">
      <w:r>
        <w:rPr>
          <w:rStyle w:val="Kommentarzeichen"/>
        </w:rPr>
        <w:annotationRef/>
      </w:r>
      <w:r>
        <w:rPr>
          <w:sz w:val="20"/>
          <w:szCs w:val="20"/>
        </w:rPr>
        <w:t>Würde ich so schwierig sehen. Expertise ist bald auf Knopfdruck verfügbar. Besser auf Branchen abzielen, in der der Mensch ein Vertrauenfaktor ist, eine gewisse Zertifizierung erforderlich ist oder auch wo grundsätzlich Buy-and-build potential besteht</w:t>
      </w:r>
    </w:p>
  </w:comment>
  <w:comment w:id="36" w:author="Leander Heyken" w:date="2026-04-28T16:18:00Z" w:initials="LH">
    <w:p w14:paraId="0E189A88" w14:textId="77777777" w:rsidR="00B53C89" w:rsidRDefault="00B53C89" w:rsidP="00B53C89">
      <w:r>
        <w:rPr>
          <w:rStyle w:val="Kommentarzeichen"/>
        </w:rPr>
        <w:annotationRef/>
      </w:r>
      <w:r>
        <w:rPr>
          <w:sz w:val="20"/>
          <w:szCs w:val="20"/>
        </w:rPr>
        <w:t>Nicht nur. Sollte offener gestaltet sein</w:t>
      </w:r>
    </w:p>
  </w:comment>
  <w:comment w:id="37" w:author="Leander Heyken" w:date="2026-04-28T16:18:00Z" w:initials="LH">
    <w:p w14:paraId="23CA5CFC" w14:textId="77777777" w:rsidR="007D2932" w:rsidRDefault="007D2932" w:rsidP="007D2932">
      <w:r>
        <w:rPr>
          <w:rStyle w:val="Kommentarzeichen"/>
        </w:rPr>
        <w:annotationRef/>
      </w:r>
      <w:r>
        <w:rPr>
          <w:sz w:val="20"/>
          <w:szCs w:val="20"/>
        </w:rPr>
        <w:t>Würde ich gar nicht so nach vorne stellen - könnte abschrecken</w:t>
      </w:r>
    </w:p>
  </w:comment>
  <w:comment w:id="38" w:author="Leander Heyken" w:date="2026-04-28T16:18:00Z" w:initials="LH">
    <w:p w14:paraId="3E84BFBF" w14:textId="77777777" w:rsidR="00446610" w:rsidRDefault="00446610" w:rsidP="00446610">
      <w:r>
        <w:rPr>
          <w:rStyle w:val="Kommentarzeichen"/>
        </w:rPr>
        <w:annotationRef/>
      </w:r>
      <w:r>
        <w:rPr>
          <w:sz w:val="20"/>
          <w:szCs w:val="20"/>
        </w:rPr>
        <w:t>Klingt nicht gut. Besser Kooperieren o.Ä.</w:t>
      </w:r>
    </w:p>
  </w:comment>
  <w:comment w:id="41" w:author="Leander Heyken" w:date="2026-04-28T16:19:00Z" w:initials="LH">
    <w:p w14:paraId="36FE13FA" w14:textId="77777777" w:rsidR="00CF2C75" w:rsidRDefault="00CF2C75" w:rsidP="00CF2C75">
      <w:r>
        <w:rPr>
          <w:rStyle w:val="Kommentarzeichen"/>
        </w:rPr>
        <w:annotationRef/>
      </w:r>
      <w:r>
        <w:rPr>
          <w:sz w:val="20"/>
          <w:szCs w:val="20"/>
        </w:rPr>
        <w:t>Sollte nicht vorne stehen</w:t>
      </w:r>
    </w:p>
  </w:comment>
  <w:comment w:id="42" w:author="Leander Heyken" w:date="2026-04-28T16:19:00Z" w:initials="LH">
    <w:p w14:paraId="78E435C4" w14:textId="77777777" w:rsidR="00E80100" w:rsidRDefault="00E80100" w:rsidP="00E80100">
      <w:r>
        <w:rPr>
          <w:rStyle w:val="Kommentarzeichen"/>
        </w:rPr>
        <w:annotationRef/>
      </w:r>
      <w:r>
        <w:rPr>
          <w:sz w:val="20"/>
          <w:szCs w:val="20"/>
        </w:rPr>
        <w:t>Sollten wir gar nicht erwähnen</w:t>
      </w:r>
    </w:p>
  </w:comment>
  <w:comment w:id="43" w:author="Leander Heyken" w:date="2026-04-28T16:19:00Z" w:initials="LH">
    <w:p w14:paraId="094487E2" w14:textId="77777777" w:rsidR="00B239E7" w:rsidRDefault="00B239E7" w:rsidP="00B239E7">
      <w:r>
        <w:rPr>
          <w:rStyle w:val="Kommentarzeichen"/>
        </w:rPr>
        <w:annotationRef/>
      </w:r>
      <w:r>
        <w:rPr>
          <w:sz w:val="20"/>
          <w:szCs w:val="20"/>
        </w:rPr>
        <w:t>No. Muss raus.</w:t>
      </w:r>
    </w:p>
  </w:comment>
  <w:comment w:id="44" w:author="Leander Heyken" w:date="2026-04-28T16:19:00Z" w:initials="LH">
    <w:p w14:paraId="07DFB658" w14:textId="77777777" w:rsidR="00F9709D" w:rsidRDefault="00F9709D" w:rsidP="00F9709D">
      <w:r>
        <w:rPr>
          <w:rStyle w:val="Kommentarzeichen"/>
        </w:rPr>
        <w:annotationRef/>
      </w:r>
      <w:r>
        <w:rPr>
          <w:sz w:val="20"/>
          <w:szCs w:val="20"/>
        </w:rPr>
        <w:t>Besser auf Unternehmer, Manager abstimmen - das ist PE Playbook</w:t>
      </w:r>
    </w:p>
  </w:comment>
  <w:comment w:id="45" w:author="Leander Heyken" w:date="2026-04-28T16:20:00Z" w:initials="LH">
    <w:p w14:paraId="08185822" w14:textId="77777777" w:rsidR="00F9709D" w:rsidRDefault="00F9709D" w:rsidP="00F9709D">
      <w:r>
        <w:rPr>
          <w:rStyle w:val="Kommentarzeichen"/>
        </w:rPr>
        <w:annotationRef/>
      </w:r>
      <w:r>
        <w:rPr>
          <w:sz w:val="20"/>
          <w:szCs w:val="20"/>
        </w:rPr>
        <w:t>Komplett raus</w:t>
      </w:r>
    </w:p>
  </w:comment>
  <w:comment w:id="46" w:author="Leander Heyken" w:date="2026-04-28T16:20:00Z" w:initials="LH">
    <w:p w14:paraId="0D9F2CB2" w14:textId="77777777" w:rsidR="002712E8" w:rsidRDefault="002712E8" w:rsidP="002712E8">
      <w:r>
        <w:rPr>
          <w:rStyle w:val="Kommentarzeichen"/>
        </w:rPr>
        <w:annotationRef/>
      </w:r>
      <w:r>
        <w:rPr>
          <w:sz w:val="20"/>
          <w:szCs w:val="20"/>
        </w:rPr>
        <w:t>Auch Intermidiäre/M&amp;A-Berater adressieren</w:t>
      </w:r>
    </w:p>
  </w:comment>
  <w:comment w:id="53" w:author="Leander Heyken" w:date="2026-04-28T16:20:00Z" w:initials="LH">
    <w:p w14:paraId="54DDCC7C" w14:textId="77777777" w:rsidR="005816EA" w:rsidRDefault="005816EA" w:rsidP="005816EA">
      <w:r>
        <w:rPr>
          <w:rStyle w:val="Kommentarzeichen"/>
        </w:rPr>
        <w:annotationRef/>
      </w:r>
      <w:r>
        <w:rPr>
          <w:sz w:val="20"/>
          <w:szCs w:val="20"/>
        </w:rPr>
        <w:t>Stimmt nicht</w:t>
      </w:r>
    </w:p>
  </w:comment>
  <w:comment w:id="54" w:author="Leander Heyken" w:date="2026-04-28T16:20:00Z" w:initials="LH">
    <w:p w14:paraId="2C3CDC32" w14:textId="77777777" w:rsidR="005816EA" w:rsidRDefault="005816EA" w:rsidP="005816EA">
      <w:r>
        <w:rPr>
          <w:rStyle w:val="Kommentarzeichen"/>
        </w:rPr>
        <w:annotationRef/>
      </w:r>
      <w:r>
        <w:rPr>
          <w:sz w:val="20"/>
          <w:szCs w:val="20"/>
        </w:rPr>
        <w:t>Ist übertrieben -&gt; bitte anpassen</w:t>
      </w:r>
    </w:p>
  </w:comment>
  <w:comment w:id="56" w:author="Leander Heyken" w:date="2026-04-28T16:21:00Z" w:initials="LH">
    <w:p w14:paraId="14A49371" w14:textId="77777777" w:rsidR="00C55048" w:rsidRDefault="00C55048" w:rsidP="00C55048">
      <w:r>
        <w:rPr>
          <w:rStyle w:val="Kommentarzeichen"/>
        </w:rPr>
        <w:annotationRef/>
      </w:r>
      <w:r>
        <w:rPr>
          <w:sz w:val="20"/>
          <w:szCs w:val="20"/>
        </w:rPr>
        <w:t>No</w:t>
      </w:r>
    </w:p>
  </w:comment>
  <w:comment w:id="57" w:author="Leander Heyken" w:date="2026-04-28T16:21:00Z" w:initials="LH">
    <w:p w14:paraId="48F3880B" w14:textId="77777777" w:rsidR="00C55048" w:rsidRDefault="00C55048" w:rsidP="00C55048">
      <w:r>
        <w:rPr>
          <w:rStyle w:val="Kommentarzeichen"/>
        </w:rPr>
        <w:annotationRef/>
      </w:r>
      <w:r>
        <w:rPr>
          <w:sz w:val="20"/>
          <w:szCs w:val="20"/>
        </w:rPr>
        <w:t>Nein</w:t>
      </w:r>
    </w:p>
  </w:comment>
  <w:comment w:id="58" w:author="Leander Heyken" w:date="2026-04-28T16:22:00Z" w:initials="LH">
    <w:p w14:paraId="7B5E7FA6" w14:textId="77777777" w:rsidR="002B7AE2" w:rsidRDefault="002B7AE2" w:rsidP="002B7AE2">
      <w:r>
        <w:rPr>
          <w:rStyle w:val="Kommentarzeichen"/>
        </w:rPr>
        <w:annotationRef/>
      </w:r>
      <w:r>
        <w:rPr>
          <w:sz w:val="20"/>
          <w:szCs w:val="20"/>
        </w:rPr>
        <w:t>Das klingt nicht gut. Lässt sich aus der Story in Notion nicht etwas spannenderes mehr auf die Unternehmen/Gründer/Manager bezogen rausholen?</w:t>
      </w:r>
    </w:p>
  </w:comment>
  <w:comment w:id="59" w:author="Leander Heyken" w:date="2026-04-28T16:22:00Z" w:initials="LH">
    <w:p w14:paraId="00A84873" w14:textId="77777777" w:rsidR="00A64B6B" w:rsidRDefault="00A64B6B" w:rsidP="00A64B6B">
      <w:r>
        <w:rPr>
          <w:rStyle w:val="Kommentarzeichen"/>
        </w:rPr>
        <w:annotationRef/>
      </w:r>
      <w:r>
        <w:rPr>
          <w:sz w:val="20"/>
          <w:szCs w:val="20"/>
        </w:rPr>
        <w:t>Too cheesy</w:t>
      </w:r>
    </w:p>
  </w:comment>
  <w:comment w:id="60" w:author="Leander Heyken" w:date="2026-04-28T16:23:00Z" w:initials="LH">
    <w:p w14:paraId="1B7C8425" w14:textId="77777777" w:rsidR="00D92D54" w:rsidRDefault="00D92D54" w:rsidP="00D92D54">
      <w:r>
        <w:rPr>
          <w:rStyle w:val="Kommentarzeichen"/>
        </w:rPr>
        <w:annotationRef/>
      </w:r>
      <w:r>
        <w:rPr>
          <w:sz w:val="20"/>
          <w:szCs w:val="20"/>
        </w:rPr>
        <w:t>Anderes Beispiel</w:t>
      </w:r>
    </w:p>
  </w:comment>
  <w:comment w:id="64" w:author="Leander Heyken" w:date="2026-04-28T16:25:00Z" w:initials="LH">
    <w:p w14:paraId="2A271626" w14:textId="77777777" w:rsidR="001D12D2" w:rsidRDefault="001D12D2" w:rsidP="001D12D2">
      <w:r>
        <w:rPr>
          <w:rStyle w:val="Kommentarzeichen"/>
        </w:rPr>
        <w:annotationRef/>
      </w:r>
      <w:r>
        <w:rPr>
          <w:sz w:val="20"/>
          <w:szCs w:val="20"/>
        </w:rPr>
        <w:t>Klingt zu sehr nach PE</w:t>
      </w:r>
    </w:p>
  </w:comment>
  <w:comment w:id="65" w:author="Leander Heyken" w:date="2026-04-28T16:26:00Z" w:initials="LH">
    <w:p w14:paraId="5B7B5000" w14:textId="77777777" w:rsidR="001D4AD7" w:rsidRDefault="001D4AD7" w:rsidP="001D4AD7">
      <w:r>
        <w:rPr>
          <w:rStyle w:val="Kommentarzeichen"/>
        </w:rPr>
        <w:annotationRef/>
      </w:r>
      <w:r>
        <w:rPr>
          <w:sz w:val="20"/>
          <w:szCs w:val="20"/>
        </w:rPr>
        <w:t>Bitte Fokus auf Sicht des Unternehmers/Eigentümers/Managers -&gt; was bringt ihm unser Ansatz</w:t>
      </w:r>
    </w:p>
  </w:comment>
  <w:comment w:id="66" w:author="Leander Heyken" w:date="2026-04-28T16:27:00Z" w:initials="LH">
    <w:p w14:paraId="0F1A5538" w14:textId="0B63AF6E" w:rsidR="00AB54AF" w:rsidRDefault="00AB54AF" w:rsidP="00AB54AF">
      <w:r>
        <w:rPr>
          <w:rStyle w:val="Kommentarzeichen"/>
        </w:rPr>
        <w:annotationRef/>
      </w:r>
      <w:r>
        <w:rPr>
          <w:sz w:val="20"/>
          <w:szCs w:val="20"/>
        </w:rPr>
        <w:fldChar w:fldCharType="begin"/>
      </w:r>
      <w:r>
        <w:rPr>
          <w:sz w:val="20"/>
          <w:szCs w:val="20"/>
        </w:rPr>
        <w:instrText>HYPERLINK "mailto:amon.goeppert@nextgen-equity.com"</w:instrText>
      </w:r>
      <w:r>
        <w:rPr>
          <w:sz w:val="20"/>
          <w:szCs w:val="20"/>
        </w:rPr>
      </w:r>
      <w:bookmarkStart w:id="67" w:name="_@_5CB40943B9EAB34AB6439E05A7FAD6B9Z"/>
      <w:r>
        <w:rPr>
          <w:sz w:val="20"/>
          <w:szCs w:val="20"/>
        </w:rPr>
        <w:fldChar w:fldCharType="separate"/>
      </w:r>
      <w:bookmarkEnd w:id="67"/>
      <w:r w:rsidRPr="00AB54AF">
        <w:rPr>
          <w:rStyle w:val="Erwhnung"/>
          <w:noProof/>
          <w:sz w:val="20"/>
          <w:szCs w:val="20"/>
        </w:rPr>
        <w:t>@Amon Göppert</w:t>
      </w:r>
      <w:r>
        <w:rPr>
          <w:sz w:val="20"/>
          <w:szCs w:val="20"/>
        </w:rPr>
        <w:fldChar w:fldCharType="end"/>
      </w:r>
      <w:r>
        <w:rPr>
          <w:sz w:val="20"/>
          <w:szCs w:val="20"/>
        </w:rPr>
        <w:t xml:space="preserve"> Bitte Input</w:t>
      </w:r>
    </w:p>
  </w:comment>
  <w:comment w:id="80" w:author="Leander Heyken" w:date="2026-04-28T16:27:00Z" w:initials="LH">
    <w:p w14:paraId="32342CA1" w14:textId="77777777" w:rsidR="00271263" w:rsidRDefault="00271263" w:rsidP="00271263">
      <w:r>
        <w:rPr>
          <w:rStyle w:val="Kommentarzeichen"/>
        </w:rPr>
        <w:annotationRef/>
      </w:r>
      <w:r>
        <w:rPr>
          <w:sz w:val="20"/>
          <w:szCs w:val="20"/>
        </w:rPr>
        <w:t>Können wir hier nicht auf Amon's Modell gehen mit Management Layer, Core Processes und Supporting Functions?</w:t>
      </w:r>
    </w:p>
  </w:comment>
  <w:comment w:id="105" w:author="Leander Heyken" w:date="2026-04-28T16:28:00Z" w:initials="LH">
    <w:p w14:paraId="66AC5F4A" w14:textId="77777777" w:rsidR="00942767" w:rsidRDefault="00942767" w:rsidP="00942767">
      <w:r>
        <w:rPr>
          <w:rStyle w:val="Kommentarzeichen"/>
        </w:rPr>
        <w:annotationRef/>
      </w:r>
      <w:r>
        <w:rPr>
          <w:sz w:val="20"/>
          <w:szCs w:val="20"/>
        </w:rPr>
        <w:t>Erstmal ausblenden, bis wir ein Portfolio haben</w:t>
      </w:r>
    </w:p>
  </w:comment>
  <w:comment w:id="107" w:author="Leander Heyken" w:date="2026-04-28T16:29:00Z" w:initials="LH">
    <w:p w14:paraId="12F15AB4" w14:textId="77777777" w:rsidR="008A1594" w:rsidRDefault="008A1594" w:rsidP="008A1594">
      <w:r>
        <w:rPr>
          <w:rStyle w:val="Kommentarzeichen"/>
        </w:rPr>
        <w:annotationRef/>
      </w:r>
      <w:r>
        <w:rPr>
          <w:sz w:val="20"/>
          <w:szCs w:val="20"/>
        </w:rPr>
        <w:t>Nie von "Deals" auf der Webseite sprechen</w:t>
      </w:r>
    </w:p>
  </w:comment>
  <w:comment w:id="106" w:author="Leander Heyken" w:date="2026-04-28T16:30:00Z" w:initials="LH">
    <w:p w14:paraId="4B662C42" w14:textId="77777777" w:rsidR="00406CD4" w:rsidRDefault="00406CD4" w:rsidP="00406CD4">
      <w:r>
        <w:rPr>
          <w:rStyle w:val="Kommentarzeichen"/>
        </w:rPr>
        <w:annotationRef/>
      </w:r>
      <w:r>
        <w:rPr>
          <w:sz w:val="20"/>
          <w:szCs w:val="20"/>
        </w:rPr>
        <w:t>Bitte PE-Bezug minimieren</w:t>
      </w:r>
    </w:p>
  </w:comment>
  <w:comment w:id="108" w:author="Leander Heyken" w:date="2026-04-28T16:30:00Z" w:initials="LH">
    <w:p w14:paraId="17C060FD" w14:textId="77777777" w:rsidR="004A6731" w:rsidRDefault="004A6731" w:rsidP="004A6731">
      <w:r>
        <w:rPr>
          <w:rStyle w:val="Kommentarzeichen"/>
        </w:rPr>
        <w:annotationRef/>
      </w:r>
      <w:r>
        <w:rPr>
          <w:sz w:val="20"/>
          <w:szCs w:val="20"/>
        </w:rPr>
        <w:t>No</w:t>
      </w:r>
    </w:p>
  </w:comment>
  <w:comment w:id="120" w:author="Leander Heyken" w:date="2026-04-28T16:32:00Z" w:initials="LH">
    <w:p w14:paraId="67564A6C" w14:textId="77777777" w:rsidR="007E37FB" w:rsidRDefault="007E37FB" w:rsidP="007E37FB">
      <w:r>
        <w:rPr>
          <w:rStyle w:val="Kommentarzeichen"/>
        </w:rPr>
        <w:annotationRef/>
      </w:r>
      <w:r>
        <w:rPr>
          <w:sz w:val="20"/>
          <w:szCs w:val="20"/>
        </w:rPr>
        <w:t>Weiter fassen - auch andere Personen im Unternehmen ansprechen. Auch M&amp;A Berater.</w:t>
      </w:r>
    </w:p>
  </w:comment>
  <w:comment w:id="121" w:author="Leander Heyken" w:date="2026-04-28T16:33:00Z" w:initials="LH">
    <w:p w14:paraId="723FA92F" w14:textId="77777777" w:rsidR="008475AE" w:rsidRDefault="008475AE" w:rsidP="008475AE">
      <w:r>
        <w:rPr>
          <w:rStyle w:val="Kommentarzeichen"/>
        </w:rPr>
        <w:annotationRef/>
      </w:r>
      <w:r>
        <w:rPr>
          <w:sz w:val="20"/>
          <w:szCs w:val="20"/>
        </w:rPr>
        <w:t>Keine persönlichen Emailadressen veröffentlichen, sonst wird man mit Spam zugeballert. Besser über info@ o.Ä. bündeln und noch besser über Kontaktformular, so dass die Emailadresse gar nicht angezeigt werden muss.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E70F8E" w15:done="0"/>
  <w15:commentEx w15:paraId="22FFA18C" w15:done="0"/>
  <w15:commentEx w15:paraId="52A11375" w15:done="0"/>
  <w15:commentEx w15:paraId="410AAA4F" w15:done="0"/>
  <w15:commentEx w15:paraId="2B146FA7" w15:done="0"/>
  <w15:commentEx w15:paraId="7D1BB54B" w15:done="0"/>
  <w15:commentEx w15:paraId="03FC80EC" w15:done="0"/>
  <w15:commentEx w15:paraId="0DA850F9" w15:done="0"/>
  <w15:commentEx w15:paraId="081621EC" w15:done="0"/>
  <w15:commentEx w15:paraId="55001466" w15:done="0"/>
  <w15:commentEx w15:paraId="74EF51AC" w15:done="0"/>
  <w15:commentEx w15:paraId="56E3AB9A" w15:done="0"/>
  <w15:commentEx w15:paraId="0E189A88" w15:done="0"/>
  <w15:commentEx w15:paraId="23CA5CFC" w15:done="0"/>
  <w15:commentEx w15:paraId="3E84BFBF" w15:done="0"/>
  <w15:commentEx w15:paraId="36FE13FA" w15:done="0"/>
  <w15:commentEx w15:paraId="78E435C4" w15:done="0"/>
  <w15:commentEx w15:paraId="094487E2" w15:done="0"/>
  <w15:commentEx w15:paraId="07DFB658" w15:done="0"/>
  <w15:commentEx w15:paraId="08185822" w15:done="0"/>
  <w15:commentEx w15:paraId="0D9F2CB2" w15:done="0"/>
  <w15:commentEx w15:paraId="54DDCC7C" w15:done="0"/>
  <w15:commentEx w15:paraId="2C3CDC32" w15:done="0"/>
  <w15:commentEx w15:paraId="14A49371" w15:done="0"/>
  <w15:commentEx w15:paraId="48F3880B" w15:done="0"/>
  <w15:commentEx w15:paraId="7B5E7FA6" w15:done="0"/>
  <w15:commentEx w15:paraId="00A84873" w15:done="0"/>
  <w15:commentEx w15:paraId="1B7C8425" w15:done="0"/>
  <w15:commentEx w15:paraId="2A271626" w15:done="0"/>
  <w15:commentEx w15:paraId="5B7B5000" w15:done="0"/>
  <w15:commentEx w15:paraId="0F1A5538" w15:done="0"/>
  <w15:commentEx w15:paraId="32342CA1" w15:done="0"/>
  <w15:commentEx w15:paraId="66AC5F4A" w15:done="0"/>
  <w15:commentEx w15:paraId="12F15AB4" w15:done="0"/>
  <w15:commentEx w15:paraId="4B662C42" w15:done="0"/>
  <w15:commentEx w15:paraId="17C060FD" w15:done="0"/>
  <w15:commentEx w15:paraId="67564A6C" w15:done="0"/>
  <w15:commentEx w15:paraId="723FA9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ED028A" w16cex:dateUtc="2026-04-28T14:24:00Z"/>
  <w16cex:commentExtensible w16cex:durableId="22C852AD" w16cex:dateUtc="2026-04-28T14:08:00Z"/>
  <w16cex:commentExtensible w16cex:durableId="175B8C66" w16cex:dateUtc="2026-04-28T14:10:00Z"/>
  <w16cex:commentExtensible w16cex:durableId="63E8417F" w16cex:dateUtc="2026-04-28T14:10:00Z"/>
  <w16cex:commentExtensible w16cex:durableId="5C3DECCD" w16cex:dateUtc="2026-04-28T14:12:00Z"/>
  <w16cex:commentExtensible w16cex:durableId="2F5A1882" w16cex:dateUtc="2026-04-28T14:13:00Z"/>
  <w16cex:commentExtensible w16cex:durableId="582ED509" w16cex:dateUtc="2026-04-28T14:13:00Z"/>
  <w16cex:commentExtensible w16cex:durableId="0A0D955E" w16cex:dateUtc="2026-04-28T14:14:00Z"/>
  <w16cex:commentExtensible w16cex:durableId="20F9CE27" w16cex:dateUtc="2026-04-28T14:14:00Z"/>
  <w16cex:commentExtensible w16cex:durableId="55806DFA" w16cex:dateUtc="2026-04-28T14:15:00Z"/>
  <w16cex:commentExtensible w16cex:durableId="4D3FA5DC" w16cex:dateUtc="2026-04-28T14:15:00Z"/>
  <w16cex:commentExtensible w16cex:durableId="2DD5CE46" w16cex:dateUtc="2026-04-28T14:17:00Z"/>
  <w16cex:commentExtensible w16cex:durableId="43773A64" w16cex:dateUtc="2026-04-28T14:18:00Z"/>
  <w16cex:commentExtensible w16cex:durableId="6E2DF720" w16cex:dateUtc="2026-04-28T14:18:00Z"/>
  <w16cex:commentExtensible w16cex:durableId="24F71C46" w16cex:dateUtc="2026-04-28T14:18:00Z"/>
  <w16cex:commentExtensible w16cex:durableId="3A66B99C" w16cex:dateUtc="2026-04-28T14:19:00Z"/>
  <w16cex:commentExtensible w16cex:durableId="156BF927" w16cex:dateUtc="2026-04-28T14:19:00Z"/>
  <w16cex:commentExtensible w16cex:durableId="31DF10AF" w16cex:dateUtc="2026-04-28T14:19:00Z"/>
  <w16cex:commentExtensible w16cex:durableId="15E92360" w16cex:dateUtc="2026-04-28T14:19:00Z"/>
  <w16cex:commentExtensible w16cex:durableId="57BD54A9" w16cex:dateUtc="2026-04-28T14:20:00Z"/>
  <w16cex:commentExtensible w16cex:durableId="1395F316" w16cex:dateUtc="2026-04-28T14:20:00Z"/>
  <w16cex:commentExtensible w16cex:durableId="2E77E324" w16cex:dateUtc="2026-04-28T14:20:00Z"/>
  <w16cex:commentExtensible w16cex:durableId="15F1B5AF" w16cex:dateUtc="2026-04-28T14:20:00Z"/>
  <w16cex:commentExtensible w16cex:durableId="1CE1469B" w16cex:dateUtc="2026-04-28T14:21:00Z"/>
  <w16cex:commentExtensible w16cex:durableId="59DAFD43" w16cex:dateUtc="2026-04-28T14:21:00Z"/>
  <w16cex:commentExtensible w16cex:durableId="4021FB19" w16cex:dateUtc="2026-04-28T14:22:00Z"/>
  <w16cex:commentExtensible w16cex:durableId="78D6FCEF" w16cex:dateUtc="2026-04-28T14:22:00Z"/>
  <w16cex:commentExtensible w16cex:durableId="2ABA2130" w16cex:dateUtc="2026-04-28T14:23:00Z"/>
  <w16cex:commentExtensible w16cex:durableId="1E80FCA7" w16cex:dateUtc="2026-04-28T14:25:00Z"/>
  <w16cex:commentExtensible w16cex:durableId="032F500A" w16cex:dateUtc="2026-04-28T14:26:00Z"/>
  <w16cex:commentExtensible w16cex:durableId="2D638FA6" w16cex:dateUtc="2026-04-28T14:27:00Z"/>
  <w16cex:commentExtensible w16cex:durableId="4E470229" w16cex:dateUtc="2026-04-28T14:27:00Z"/>
  <w16cex:commentExtensible w16cex:durableId="59A3EA26" w16cex:dateUtc="2026-04-28T14:28:00Z"/>
  <w16cex:commentExtensible w16cex:durableId="6717CF2A" w16cex:dateUtc="2026-04-28T14:29:00Z"/>
  <w16cex:commentExtensible w16cex:durableId="5D790BC7" w16cex:dateUtc="2026-04-28T14:30:00Z"/>
  <w16cex:commentExtensible w16cex:durableId="2B9C2E96" w16cex:dateUtc="2026-04-28T14:30:00Z"/>
  <w16cex:commentExtensible w16cex:durableId="5EDE6E4B" w16cex:dateUtc="2026-04-28T14:32:00Z"/>
  <w16cex:commentExtensible w16cex:durableId="5AA658F8" w16cex:dateUtc="2026-04-28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E70F8E" w16cid:durableId="6EED028A"/>
  <w16cid:commentId w16cid:paraId="22FFA18C" w16cid:durableId="22C852AD"/>
  <w16cid:commentId w16cid:paraId="52A11375" w16cid:durableId="175B8C66"/>
  <w16cid:commentId w16cid:paraId="410AAA4F" w16cid:durableId="63E8417F"/>
  <w16cid:commentId w16cid:paraId="2B146FA7" w16cid:durableId="5C3DECCD"/>
  <w16cid:commentId w16cid:paraId="7D1BB54B" w16cid:durableId="2F5A1882"/>
  <w16cid:commentId w16cid:paraId="03FC80EC" w16cid:durableId="582ED509"/>
  <w16cid:commentId w16cid:paraId="0DA850F9" w16cid:durableId="0A0D955E"/>
  <w16cid:commentId w16cid:paraId="081621EC" w16cid:durableId="20F9CE27"/>
  <w16cid:commentId w16cid:paraId="55001466" w16cid:durableId="55806DFA"/>
  <w16cid:commentId w16cid:paraId="74EF51AC" w16cid:durableId="4D3FA5DC"/>
  <w16cid:commentId w16cid:paraId="56E3AB9A" w16cid:durableId="2DD5CE46"/>
  <w16cid:commentId w16cid:paraId="0E189A88" w16cid:durableId="43773A64"/>
  <w16cid:commentId w16cid:paraId="23CA5CFC" w16cid:durableId="6E2DF720"/>
  <w16cid:commentId w16cid:paraId="3E84BFBF" w16cid:durableId="24F71C46"/>
  <w16cid:commentId w16cid:paraId="36FE13FA" w16cid:durableId="3A66B99C"/>
  <w16cid:commentId w16cid:paraId="78E435C4" w16cid:durableId="156BF927"/>
  <w16cid:commentId w16cid:paraId="094487E2" w16cid:durableId="31DF10AF"/>
  <w16cid:commentId w16cid:paraId="07DFB658" w16cid:durableId="15E92360"/>
  <w16cid:commentId w16cid:paraId="08185822" w16cid:durableId="57BD54A9"/>
  <w16cid:commentId w16cid:paraId="0D9F2CB2" w16cid:durableId="1395F316"/>
  <w16cid:commentId w16cid:paraId="54DDCC7C" w16cid:durableId="2E77E324"/>
  <w16cid:commentId w16cid:paraId="2C3CDC32" w16cid:durableId="15F1B5AF"/>
  <w16cid:commentId w16cid:paraId="14A49371" w16cid:durableId="1CE1469B"/>
  <w16cid:commentId w16cid:paraId="48F3880B" w16cid:durableId="59DAFD43"/>
  <w16cid:commentId w16cid:paraId="7B5E7FA6" w16cid:durableId="4021FB19"/>
  <w16cid:commentId w16cid:paraId="00A84873" w16cid:durableId="78D6FCEF"/>
  <w16cid:commentId w16cid:paraId="1B7C8425" w16cid:durableId="2ABA2130"/>
  <w16cid:commentId w16cid:paraId="2A271626" w16cid:durableId="1E80FCA7"/>
  <w16cid:commentId w16cid:paraId="5B7B5000" w16cid:durableId="032F500A"/>
  <w16cid:commentId w16cid:paraId="0F1A5538" w16cid:durableId="2D638FA6"/>
  <w16cid:commentId w16cid:paraId="32342CA1" w16cid:durableId="4E470229"/>
  <w16cid:commentId w16cid:paraId="66AC5F4A" w16cid:durableId="59A3EA26"/>
  <w16cid:commentId w16cid:paraId="12F15AB4" w16cid:durableId="6717CF2A"/>
  <w16cid:commentId w16cid:paraId="4B662C42" w16cid:durableId="5D790BC7"/>
  <w16cid:commentId w16cid:paraId="17C060FD" w16cid:durableId="2B9C2E96"/>
  <w16cid:commentId w16cid:paraId="67564A6C" w16cid:durableId="5EDE6E4B"/>
  <w16cid:commentId w16cid:paraId="723FA92F" w16cid:durableId="5AA658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766"/>
    <w:multiLevelType w:val="hybridMultilevel"/>
    <w:tmpl w:val="FAE81AB6"/>
    <w:lvl w:ilvl="0" w:tplc="234A579E">
      <w:start w:val="1"/>
      <w:numFmt w:val="bullet"/>
      <w:lvlText w:val="●"/>
      <w:lvlJc w:val="left"/>
      <w:pPr>
        <w:ind w:left="720" w:hanging="360"/>
      </w:pPr>
    </w:lvl>
    <w:lvl w:ilvl="1" w:tplc="CEAE9E38">
      <w:start w:val="1"/>
      <w:numFmt w:val="bullet"/>
      <w:lvlText w:val="○"/>
      <w:lvlJc w:val="left"/>
      <w:pPr>
        <w:ind w:left="1440" w:hanging="360"/>
      </w:pPr>
    </w:lvl>
    <w:lvl w:ilvl="2" w:tplc="2FDC827C">
      <w:start w:val="1"/>
      <w:numFmt w:val="bullet"/>
      <w:lvlText w:val="■"/>
      <w:lvlJc w:val="left"/>
      <w:pPr>
        <w:ind w:left="2160" w:hanging="360"/>
      </w:pPr>
    </w:lvl>
    <w:lvl w:ilvl="3" w:tplc="313C3154">
      <w:start w:val="1"/>
      <w:numFmt w:val="bullet"/>
      <w:lvlText w:val="●"/>
      <w:lvlJc w:val="left"/>
      <w:pPr>
        <w:ind w:left="2880" w:hanging="360"/>
      </w:pPr>
    </w:lvl>
    <w:lvl w:ilvl="4" w:tplc="E4EE1C06">
      <w:start w:val="1"/>
      <w:numFmt w:val="bullet"/>
      <w:lvlText w:val="○"/>
      <w:lvlJc w:val="left"/>
      <w:pPr>
        <w:ind w:left="3600" w:hanging="360"/>
      </w:pPr>
    </w:lvl>
    <w:lvl w:ilvl="5" w:tplc="7D42B804">
      <w:start w:val="1"/>
      <w:numFmt w:val="bullet"/>
      <w:lvlText w:val="■"/>
      <w:lvlJc w:val="left"/>
      <w:pPr>
        <w:ind w:left="4320" w:hanging="360"/>
      </w:pPr>
    </w:lvl>
    <w:lvl w:ilvl="6" w:tplc="03704206">
      <w:start w:val="1"/>
      <w:numFmt w:val="bullet"/>
      <w:lvlText w:val="●"/>
      <w:lvlJc w:val="left"/>
      <w:pPr>
        <w:ind w:left="5040" w:hanging="360"/>
      </w:pPr>
    </w:lvl>
    <w:lvl w:ilvl="7" w:tplc="4AF88C62">
      <w:start w:val="1"/>
      <w:numFmt w:val="bullet"/>
      <w:lvlText w:val="●"/>
      <w:lvlJc w:val="left"/>
      <w:pPr>
        <w:ind w:left="5760" w:hanging="360"/>
      </w:pPr>
    </w:lvl>
    <w:lvl w:ilvl="8" w:tplc="1B90E92E">
      <w:start w:val="1"/>
      <w:numFmt w:val="bullet"/>
      <w:lvlText w:val="●"/>
      <w:lvlJc w:val="left"/>
      <w:pPr>
        <w:ind w:left="6480" w:hanging="360"/>
      </w:pPr>
    </w:lvl>
  </w:abstractNum>
  <w:abstractNum w:abstractNumId="1" w15:restartNumberingAfterBreak="0">
    <w:nsid w:val="3DE70C56"/>
    <w:multiLevelType w:val="hybridMultilevel"/>
    <w:tmpl w:val="EEE6B5DC"/>
    <w:lvl w:ilvl="0" w:tplc="31C22F52">
      <w:start w:val="1"/>
      <w:numFmt w:val="bullet"/>
      <w:lvlText w:val="•"/>
      <w:lvlJc w:val="left"/>
      <w:pPr>
        <w:ind w:left="720" w:hanging="360"/>
      </w:pPr>
    </w:lvl>
    <w:lvl w:ilvl="1" w:tplc="BF84B3DA">
      <w:numFmt w:val="decimal"/>
      <w:lvlText w:val=""/>
      <w:lvlJc w:val="left"/>
    </w:lvl>
    <w:lvl w:ilvl="2" w:tplc="6430101E">
      <w:numFmt w:val="decimal"/>
      <w:lvlText w:val=""/>
      <w:lvlJc w:val="left"/>
    </w:lvl>
    <w:lvl w:ilvl="3" w:tplc="A1E0B4B4">
      <w:numFmt w:val="decimal"/>
      <w:lvlText w:val=""/>
      <w:lvlJc w:val="left"/>
    </w:lvl>
    <w:lvl w:ilvl="4" w:tplc="E4C4EE8A">
      <w:numFmt w:val="decimal"/>
      <w:lvlText w:val=""/>
      <w:lvlJc w:val="left"/>
    </w:lvl>
    <w:lvl w:ilvl="5" w:tplc="AD924F30">
      <w:numFmt w:val="decimal"/>
      <w:lvlText w:val=""/>
      <w:lvlJc w:val="left"/>
    </w:lvl>
    <w:lvl w:ilvl="6" w:tplc="69C8836A">
      <w:numFmt w:val="decimal"/>
      <w:lvlText w:val=""/>
      <w:lvlJc w:val="left"/>
    </w:lvl>
    <w:lvl w:ilvl="7" w:tplc="E11C6C74">
      <w:numFmt w:val="decimal"/>
      <w:lvlText w:val=""/>
      <w:lvlJc w:val="left"/>
    </w:lvl>
    <w:lvl w:ilvl="8" w:tplc="0C44EDB8">
      <w:numFmt w:val="decimal"/>
      <w:lvlText w:val=""/>
      <w:lvlJc w:val="left"/>
    </w:lvl>
  </w:abstractNum>
  <w:num w:numId="1" w16cid:durableId="1263610785">
    <w:abstractNumId w:val="0"/>
    <w:lvlOverride w:ilvl="0">
      <w:startOverride w:val="1"/>
    </w:lvlOverride>
  </w:num>
  <w:num w:numId="2" w16cid:durableId="3613002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ander Heyken">
    <w15:presenceInfo w15:providerId="AD" w15:userId="S::leander.heyken@nextgen-equity.com::8426d417-88a7-4b0b-83a3-a077c2ff683e"/>
  </w15:person>
  <w15:person w15:author="Amon Göppert">
    <w15:presenceInfo w15:providerId="AD" w15:userId="S::amon.goeppert@nextgen-equity.com::d1a76251-788a-4430-8976-9451a13b8a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EBD"/>
    <w:rsid w:val="00015697"/>
    <w:rsid w:val="0001680A"/>
    <w:rsid w:val="00026EE4"/>
    <w:rsid w:val="000929B7"/>
    <w:rsid w:val="00094921"/>
    <w:rsid w:val="0010431C"/>
    <w:rsid w:val="0012671D"/>
    <w:rsid w:val="00141453"/>
    <w:rsid w:val="00143251"/>
    <w:rsid w:val="001D12D2"/>
    <w:rsid w:val="001D4AD7"/>
    <w:rsid w:val="00262B3F"/>
    <w:rsid w:val="00271263"/>
    <w:rsid w:val="002712E8"/>
    <w:rsid w:val="00276618"/>
    <w:rsid w:val="002B5FF0"/>
    <w:rsid w:val="002B7AE2"/>
    <w:rsid w:val="003333DC"/>
    <w:rsid w:val="003D00A6"/>
    <w:rsid w:val="003D3F61"/>
    <w:rsid w:val="003F64FC"/>
    <w:rsid w:val="00406CD4"/>
    <w:rsid w:val="004367B1"/>
    <w:rsid w:val="00446610"/>
    <w:rsid w:val="0049006E"/>
    <w:rsid w:val="00497D99"/>
    <w:rsid w:val="004A6731"/>
    <w:rsid w:val="004A72ED"/>
    <w:rsid w:val="004B21C9"/>
    <w:rsid w:val="00511799"/>
    <w:rsid w:val="005816EA"/>
    <w:rsid w:val="00625374"/>
    <w:rsid w:val="006A51F3"/>
    <w:rsid w:val="006A73BD"/>
    <w:rsid w:val="006B379F"/>
    <w:rsid w:val="006B5D2B"/>
    <w:rsid w:val="006C10B8"/>
    <w:rsid w:val="00723E55"/>
    <w:rsid w:val="007444D0"/>
    <w:rsid w:val="007546FE"/>
    <w:rsid w:val="007603CF"/>
    <w:rsid w:val="00762621"/>
    <w:rsid w:val="00773427"/>
    <w:rsid w:val="0077618A"/>
    <w:rsid w:val="007D2932"/>
    <w:rsid w:val="007E0107"/>
    <w:rsid w:val="007E37FB"/>
    <w:rsid w:val="008475AE"/>
    <w:rsid w:val="00894A79"/>
    <w:rsid w:val="008A1594"/>
    <w:rsid w:val="008B5310"/>
    <w:rsid w:val="009045F9"/>
    <w:rsid w:val="00917E9C"/>
    <w:rsid w:val="00942767"/>
    <w:rsid w:val="0095647C"/>
    <w:rsid w:val="009859FF"/>
    <w:rsid w:val="00A64B6B"/>
    <w:rsid w:val="00AB54AF"/>
    <w:rsid w:val="00B06788"/>
    <w:rsid w:val="00B239E7"/>
    <w:rsid w:val="00B47B4E"/>
    <w:rsid w:val="00B53C89"/>
    <w:rsid w:val="00C113E9"/>
    <w:rsid w:val="00C55048"/>
    <w:rsid w:val="00CC2AEC"/>
    <w:rsid w:val="00CE5611"/>
    <w:rsid w:val="00CF2C75"/>
    <w:rsid w:val="00D92D54"/>
    <w:rsid w:val="00E41EBD"/>
    <w:rsid w:val="00E80100"/>
    <w:rsid w:val="00EC7C0D"/>
    <w:rsid w:val="00EF3EA7"/>
    <w:rsid w:val="00F14A20"/>
    <w:rsid w:val="00F14A4A"/>
    <w:rsid w:val="00F95825"/>
    <w:rsid w:val="00F970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9384F3"/>
  <w15:docId w15:val="{89CBFC4A-47C1-49DC-8589-8FC4F07B6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40"/>
      <w:szCs w:val="40"/>
    </w:rPr>
  </w:style>
  <w:style w:type="paragraph" w:styleId="Heading2">
    <w:name w:val="heading 2"/>
    <w:uiPriority w:val="9"/>
    <w:unhideWhenUsed/>
    <w:qFormat/>
    <w:pPr>
      <w:spacing w:before="280" w:after="160"/>
      <w:outlineLvl w:val="1"/>
    </w:pPr>
    <w:rPr>
      <w:b/>
      <w:bCs/>
      <w:sz w:val="30"/>
      <w:szCs w:val="30"/>
    </w:rPr>
  </w:style>
  <w:style w:type="paragraph" w:styleId="Heading3">
    <w:name w:val="heading 3"/>
    <w:uiPriority w:val="9"/>
    <w:unhideWhenUsed/>
    <w:qFormat/>
    <w:pPr>
      <w:spacing w:before="20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ett1">
    <w:name w:val="Fett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Kommentarzeichen">
    <w:name w:val="Kommentarzeichen"/>
    <w:basedOn w:val="DefaultParagraphFont"/>
    <w:uiPriority w:val="99"/>
    <w:semiHidden/>
    <w:unhideWhenUsed/>
    <w:rsid w:val="0049006E"/>
    <w:rPr>
      <w:sz w:val="16"/>
      <w:szCs w:val="16"/>
    </w:rPr>
  </w:style>
  <w:style w:type="paragraph" w:styleId="Kommentartext">
    <w:name w:val="Kommentartext"/>
    <w:basedOn w:val="Normal"/>
    <w:link w:val="KommentartextZchn"/>
    <w:uiPriority w:val="99"/>
    <w:semiHidden/>
    <w:unhideWhenUsed/>
    <w:rsid w:val="0049006E"/>
    <w:rPr>
      <w:sz w:val="20"/>
      <w:szCs w:val="20"/>
    </w:rPr>
  </w:style>
  <w:style w:type="character" w:customStyle="1" w:styleId="KommentartextZchn">
    <w:name w:val="Kommentartext Zchn"/>
    <w:basedOn w:val="DefaultParagraphFont"/>
    <w:link w:val="Kommentartext"/>
    <w:uiPriority w:val="99"/>
    <w:semiHidden/>
    <w:rsid w:val="0049006E"/>
    <w:rPr>
      <w:sz w:val="20"/>
      <w:szCs w:val="20"/>
    </w:rPr>
  </w:style>
  <w:style w:type="paragraph" w:styleId="Kommentarthema">
    <w:name w:val="Kommentarthema"/>
    <w:basedOn w:val="Kommentartext"/>
    <w:next w:val="Kommentartext"/>
    <w:link w:val="KommentarthemaZchn"/>
    <w:uiPriority w:val="99"/>
    <w:semiHidden/>
    <w:unhideWhenUsed/>
    <w:rsid w:val="0049006E"/>
    <w:rPr>
      <w:b/>
      <w:bCs/>
    </w:rPr>
  </w:style>
  <w:style w:type="character" w:customStyle="1" w:styleId="KommentarthemaZchn">
    <w:name w:val="Kommentarthema Zchn"/>
    <w:basedOn w:val="KommentartextZchn"/>
    <w:link w:val="Kommentarthema"/>
    <w:uiPriority w:val="99"/>
    <w:semiHidden/>
    <w:rsid w:val="0049006E"/>
    <w:rPr>
      <w:b/>
      <w:bCs/>
      <w:sz w:val="20"/>
      <w:szCs w:val="20"/>
    </w:rPr>
  </w:style>
  <w:style w:type="paragraph" w:styleId="berarbeitung">
    <w:name w:val="Überarbeitung"/>
    <w:hidden/>
    <w:uiPriority w:val="99"/>
    <w:semiHidden/>
    <w:rsid w:val="0049006E"/>
  </w:style>
  <w:style w:type="character" w:styleId="Erwhnung">
    <w:name w:val="Erwähnung"/>
    <w:basedOn w:val="DefaultParagraphFont"/>
    <w:uiPriority w:val="99"/>
    <w:unhideWhenUsed/>
    <w:rsid w:val="0001680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1818106FE30E449A7D506E5126AD08" ma:contentTypeVersion="11" ma:contentTypeDescription="Create a new document." ma:contentTypeScope="" ma:versionID="483b8bf7ece698ab96facaf761c03548">
  <xsd:schema xmlns:xsd="http://www.w3.org/2001/XMLSchema" xmlns:xs="http://www.w3.org/2001/XMLSchema" xmlns:p="http://schemas.microsoft.com/office/2006/metadata/properties" xmlns:ns2="9d45a852-7f51-416a-b080-785a702cf5a6" xmlns:ns3="7fd74297-59f6-4696-ab84-ce036dd73eeb" targetNamespace="http://schemas.microsoft.com/office/2006/metadata/properties" ma:root="true" ma:fieldsID="79a4c03489077f5ffcf97e8f0ebb5a53" ns2:_="" ns3:_="">
    <xsd:import namespace="9d45a852-7f51-416a-b080-785a702cf5a6"/>
    <xsd:import namespace="7fd74297-59f6-4696-ab84-ce036dd73ee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45a852-7f51-416a-b080-785a702cf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34886a-24b0-4193-9adb-147cb078c69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d74297-59f6-4696-ab84-ce036dd73ee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8ca045-1193-4ba1-a7f1-04998750b119}" ma:internalName="TaxCatchAll" ma:showField="CatchAllData" ma:web="7fd74297-59f6-4696-ab84-ce036dd73e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fd74297-59f6-4696-ab84-ce036dd73eeb" xsi:nil="true"/>
    <lcf76f155ced4ddcb4097134ff3c332f xmlns="9d45a852-7f51-416a-b080-785a702cf5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0EAD29-DD4E-482F-90A8-D69859D227F9}">
  <ds:schemaRefs>
    <ds:schemaRef ds:uri="http://schemas.microsoft.com/sharepoint/v3/contenttype/forms"/>
  </ds:schemaRefs>
</ds:datastoreItem>
</file>

<file path=customXml/itemProps2.xml><?xml version="1.0" encoding="utf-8"?>
<ds:datastoreItem xmlns:ds="http://schemas.openxmlformats.org/officeDocument/2006/customXml" ds:itemID="{A63269DD-C8EC-4119-946B-B9987E9BC9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45a852-7f51-416a-b080-785a702cf5a6"/>
    <ds:schemaRef ds:uri="7fd74297-59f6-4696-ab84-ce036dd73e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3209DB-D9EC-4E1B-A267-49794A9A0021}">
  <ds:schemaRefs>
    <ds:schemaRef ds:uri="http://schemas.microsoft.com/office/2006/metadata/properties"/>
    <ds:schemaRef ds:uri="http://schemas.microsoft.com/office/infopath/2007/PartnerControls"/>
    <ds:schemaRef ds:uri="7fd74297-59f6-4696-ab84-ce036dd73eeb"/>
    <ds:schemaRef ds:uri="9d45a852-7f51-416a-b080-785a702cf5a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NextGen Equity – Website-Texte</dc:title>
  <dc:subject/>
  <dc:creator>NextGen Equity Partners</dc:creator>
  <cp:keywords/>
  <dc:description>Alle Texte aller Seiten der NextGen Equity Website</dc:description>
  <cp:lastModifiedBy>Alexander Rien</cp:lastModifiedBy>
  <cp:revision>2</cp:revision>
  <dcterms:created xsi:type="dcterms:W3CDTF">2026-04-28T07:48:00Z</dcterms:created>
  <dcterms:modified xsi:type="dcterms:W3CDTF">2026-04-28T14:39:00Z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0x010100DA1818106FE30E449A7D506E5126AD08</vt:lpwstr>
  </property>
  <property fmtid="{D5CDD505-2E9C-101B-9397-08002B2CF9AE}" pid="3" name="docLang">
    <vt:lpwstr>de</vt:lpwstr>
  </property>
  <property fmtid="{D5CDD505-2E9C-101B-9397-08002B2CF9AE}" pid="4" name="MediaServiceImageTags">
    <vt:lpwstr/>
  </property>
</Properties>
</file>